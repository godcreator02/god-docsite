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hint="eastAsia"/>
        </w:rPr>
        <w:alias w:val="项目技术报告"/>
        <w:tag w:val="reportTitle"/>
        <w:id w:val="-1273004183"/>
        <w:placeholder>
          <w:docPart w:val="61D7F80D6CB54A24919BD11C09D21E1E"/>
        </w:placeholder>
      </w:sdtPr>
      <w:sdtEndPr/>
      <w:sdtContent>
        <w:p w14:paraId="00A76697" w14:textId="5275B51E" w:rsidR="005563BD" w:rsidRDefault="00A7505F" w:rsidP="005563BD">
          <w:pPr>
            <w:pStyle w:val="a3"/>
          </w:pPr>
          <w:r>
            <w:rPr>
              <w:rFonts w:hint="eastAsia"/>
            </w:rPr>
            <w:t>增量写入边界实验</w:t>
          </w:r>
        </w:p>
      </w:sdtContent>
    </w:sdt>
    <w:sdt>
      <w:sdtPr>
        <w:rPr>
          <w:rFonts w:hint="eastAsia"/>
        </w:rPr>
        <w:alias w:val="项目名称"/>
        <w:tag w:val="projectName"/>
        <w:id w:val="-597554624"/>
        <w:placeholder>
          <w:docPart w:val="61D7F80D6CB54A24919BD11C09D21E1E"/>
        </w:placeholder>
      </w:sdtPr>
      <w:sdtEndPr/>
      <w:sdtContent>
        <w:p w14:paraId="31175F43" w14:textId="3275A623" w:rsidR="005563BD" w:rsidRDefault="00A7505F" w:rsidP="005563BD">
          <w:pPr>
            <w:pStyle w:val="CoverProject"/>
          </w:pPr>
          <w:r>
            <w:t>​</w:t>
          </w:r>
        </w:p>
      </w:sdtContent>
    </w:sdt>
    <w:sdt>
      <w:sdtPr>
        <w:rPr>
          <w:rFonts w:hint="eastAsia"/>
        </w:rPr>
        <w:alias w:val="编制单位"/>
        <w:tag w:val="author"/>
        <w:id w:val="-626390492"/>
        <w:placeholder>
          <w:docPart w:val="61D7F80D6CB54A24919BD11C09D21E1E"/>
        </w:placeholder>
      </w:sdtPr>
      <w:sdtEndPr/>
      <w:sdtContent>
        <w:p w14:paraId="68AE4DDA" w14:textId="72076037" w:rsidR="005563BD" w:rsidRDefault="00A7505F" w:rsidP="005563BD">
          <w:pPr>
            <w:pStyle w:val="CoverMeta"/>
          </w:pPr>
          <w:r>
            <w:rPr>
              <w:rFonts w:hint="eastAsia"/>
            </w:rPr>
            <w:t>项目实验</w:t>
          </w:r>
        </w:p>
      </w:sdtContent>
    </w:sdt>
    <w:sdt>
      <w:sdtPr>
        <w:rPr>
          <w:rFonts w:hint="eastAsia"/>
        </w:rPr>
        <w:alias w:val="版本编号"/>
        <w:tag w:val="revision"/>
        <w:id w:val="294192344"/>
        <w:placeholder>
          <w:docPart w:val="61D7F80D6CB54A24919BD11C09D21E1E"/>
        </w:placeholder>
      </w:sdtPr>
      <w:sdtEndPr/>
      <w:sdtContent>
        <w:p w14:paraId="01ED989A" w14:textId="310EB53E" w:rsidR="005563BD" w:rsidRDefault="00A7505F" w:rsidP="005563BD">
          <w:pPr>
            <w:pStyle w:val="CoverMeta"/>
          </w:pPr>
          <w:r>
            <w:t>R0</w:t>
          </w:r>
        </w:p>
      </w:sdtContent>
    </w:sdt>
    <w:sdt>
      <w:sdtPr>
        <w:rPr>
          <w:rFonts w:hint="eastAsia"/>
        </w:rPr>
        <w:alias w:val="编制日期"/>
        <w:tag w:val="date"/>
        <w:id w:val="-1086533555"/>
        <w:placeholder>
          <w:docPart w:val="61D7F80D6CB54A24919BD11C09D21E1E"/>
        </w:placeholder>
      </w:sdtPr>
      <w:sdtEndPr/>
      <w:sdtContent>
        <w:p w14:paraId="1303F310" w14:textId="22EDBD86" w:rsidR="005563BD" w:rsidRDefault="00A7505F" w:rsidP="005563BD">
          <w:pPr>
            <w:pStyle w:val="CoverMeta"/>
          </w:pPr>
          <w:r>
            <w:t>2026-10-11</w:t>
          </w:r>
        </w:p>
      </w:sdtContent>
    </w:sdt>
    <w:p w14:paraId="19905940" w14:textId="77777777" w:rsidR="005563BD" w:rsidRDefault="005563BD">
      <w:pPr>
        <w:sectPr w:rsidR="005563BD" w:rsidSect="005563BD">
          <w:pgSz w:w="11906" w:h="16838"/>
          <w:pgMar w:top="1417" w:right="1417" w:bottom="1417" w:left="1417" w:header="709" w:footer="709" w:gutter="0"/>
          <w:cols w:space="720"/>
          <w:docGrid w:linePitch="360"/>
        </w:sectPr>
      </w:pPr>
    </w:p>
    <w:p w14:paraId="51BCABB7" w14:textId="77777777" w:rsidR="005563BD" w:rsidRDefault="005563BD" w:rsidP="005563BD">
      <w:pPr>
        <w:pStyle w:val="TOCTitle"/>
      </w:pPr>
      <w:r>
        <w:rPr>
          <w:rFonts w:hint="eastAsia"/>
        </w:rPr>
        <w:lastRenderedPageBreak/>
        <w:t>目录</w:t>
      </w:r>
    </w:p>
    <w:p w14:paraId="389E370C" w14:textId="7BC707CC" w:rsidR="009C566F" w:rsidRDefault="009C566F">
      <w:pPr>
        <w:pStyle w:val="TOC1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r>
        <w:fldChar w:fldCharType="begin"/>
      </w:r>
      <w:r>
        <w:instrText xml:space="preserve"> TOC \o "1-3" \h \z \u \* MERGEFORMAT </w:instrText>
      </w:r>
      <w:r>
        <w:fldChar w:fldCharType="separate"/>
      </w:r>
      <w:hyperlink w:anchor="_Toc242619479" w:history="1">
        <w:r w:rsidRPr="007B1D00">
          <w:rPr>
            <w:rStyle w:val="ad"/>
            <w:noProof/>
          </w:rPr>
          <w:t>1</w:t>
        </w:r>
        <w:r w:rsidRPr="007B1D00">
          <w:rPr>
            <w:rStyle w:val="ad"/>
            <w:rFonts w:hint="eastAsia"/>
            <w:noProof/>
          </w:rPr>
          <w:t xml:space="preserve"> </w:t>
        </w:r>
        <w:r w:rsidRPr="007B1D00">
          <w:rPr>
            <w:rStyle w:val="ad"/>
            <w:rFonts w:hint="eastAsia"/>
            <w:noProof/>
          </w:rPr>
          <w:t>局部修改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_Toc242619479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8B29D4E" w14:textId="4BD722EA" w:rsidR="009C566F" w:rsidRDefault="005C0869">
      <w:pPr>
        <w:pStyle w:val="TOC1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2619480" w:history="1">
        <w:r w:rsidR="009C566F" w:rsidRPr="007B1D00">
          <w:rPr>
            <w:rStyle w:val="ad"/>
            <w:noProof/>
          </w:rPr>
          <w:t>2</w:t>
        </w:r>
        <w:r w:rsidR="009C566F" w:rsidRPr="007B1D00">
          <w:rPr>
            <w:rStyle w:val="ad"/>
            <w:rFonts w:hint="eastAsia"/>
            <w:noProof/>
          </w:rPr>
          <w:t xml:space="preserve"> </w:t>
        </w:r>
        <w:r w:rsidR="009C566F" w:rsidRPr="007B1D00">
          <w:rPr>
            <w:rStyle w:val="ad"/>
            <w:rFonts w:hint="eastAsia"/>
            <w:noProof/>
          </w:rPr>
          <w:t>引用与保留对象</w:t>
        </w:r>
        <w:r w:rsidR="009C566F">
          <w:rPr>
            <w:noProof/>
            <w:webHidden/>
          </w:rPr>
          <w:tab/>
        </w:r>
        <w:r w:rsidR="009C566F">
          <w:rPr>
            <w:noProof/>
            <w:webHidden/>
          </w:rPr>
          <w:fldChar w:fldCharType="begin"/>
        </w:r>
        <w:r w:rsidR="009C566F">
          <w:rPr>
            <w:noProof/>
            <w:webHidden/>
          </w:rPr>
          <w:instrText xml:space="preserve"> PAGEREF _Toc242619480 \h </w:instrText>
        </w:r>
        <w:r w:rsidR="009C566F">
          <w:rPr>
            <w:noProof/>
            <w:webHidden/>
          </w:rPr>
        </w:r>
        <w:r w:rsidR="009C566F">
          <w:rPr>
            <w:noProof/>
            <w:webHidden/>
          </w:rPr>
          <w:fldChar w:fldCharType="separate"/>
        </w:r>
        <w:r w:rsidR="009C566F">
          <w:rPr>
            <w:noProof/>
            <w:webHidden/>
          </w:rPr>
          <w:t>2</w:t>
        </w:r>
        <w:r w:rsidR="009C566F">
          <w:rPr>
            <w:noProof/>
            <w:webHidden/>
          </w:rPr>
          <w:fldChar w:fldCharType="end"/>
        </w:r>
      </w:hyperlink>
    </w:p>
    <w:p w14:paraId="674979EC" w14:textId="5491BECF" w:rsidR="009C566F" w:rsidRDefault="005C0869">
      <w:pPr>
        <w:pStyle w:val="TOC1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2619481" w:history="1">
        <w:r w:rsidR="009C566F" w:rsidRPr="007B1D00">
          <w:rPr>
            <w:rStyle w:val="ad"/>
            <w:noProof/>
          </w:rPr>
          <w:t>3</w:t>
        </w:r>
        <w:r w:rsidR="009C566F" w:rsidRPr="007B1D00">
          <w:rPr>
            <w:rStyle w:val="ad"/>
            <w:rFonts w:hint="eastAsia"/>
            <w:noProof/>
          </w:rPr>
          <w:t xml:space="preserve"> </w:t>
        </w:r>
        <w:r w:rsidR="009C566F" w:rsidRPr="007B1D00">
          <w:rPr>
            <w:rStyle w:val="ad"/>
            <w:rFonts w:hint="eastAsia"/>
            <w:noProof/>
          </w:rPr>
          <w:t>保留章节</w:t>
        </w:r>
        <w:r w:rsidR="009C566F" w:rsidRPr="007B1D00">
          <w:rPr>
            <w:rStyle w:val="ad"/>
            <w:noProof/>
          </w:rPr>
          <w:t xml:space="preserve"> 3</w:t>
        </w:r>
        <w:r w:rsidR="009C566F">
          <w:rPr>
            <w:noProof/>
            <w:webHidden/>
          </w:rPr>
          <w:tab/>
        </w:r>
        <w:r w:rsidR="009C566F">
          <w:rPr>
            <w:noProof/>
            <w:webHidden/>
          </w:rPr>
          <w:fldChar w:fldCharType="begin"/>
        </w:r>
        <w:r w:rsidR="009C566F">
          <w:rPr>
            <w:noProof/>
            <w:webHidden/>
          </w:rPr>
          <w:instrText xml:space="preserve"> PAGEREF _Toc242619481 \h </w:instrText>
        </w:r>
        <w:r w:rsidR="009C566F">
          <w:rPr>
            <w:noProof/>
            <w:webHidden/>
          </w:rPr>
        </w:r>
        <w:r w:rsidR="009C566F">
          <w:rPr>
            <w:noProof/>
            <w:webHidden/>
          </w:rPr>
          <w:fldChar w:fldCharType="separate"/>
        </w:r>
        <w:r w:rsidR="009C566F">
          <w:rPr>
            <w:noProof/>
            <w:webHidden/>
          </w:rPr>
          <w:t>3</w:t>
        </w:r>
        <w:r w:rsidR="009C566F">
          <w:rPr>
            <w:noProof/>
            <w:webHidden/>
          </w:rPr>
          <w:fldChar w:fldCharType="end"/>
        </w:r>
      </w:hyperlink>
    </w:p>
    <w:p w14:paraId="08D7429B" w14:textId="3DF4EC01" w:rsidR="009C566F" w:rsidRDefault="005C0869">
      <w:pPr>
        <w:pStyle w:val="TOC1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2619482" w:history="1">
        <w:r w:rsidR="009C566F" w:rsidRPr="007B1D00">
          <w:rPr>
            <w:rStyle w:val="ad"/>
            <w:noProof/>
          </w:rPr>
          <w:t>4</w:t>
        </w:r>
        <w:r w:rsidR="009C566F" w:rsidRPr="007B1D00">
          <w:rPr>
            <w:rStyle w:val="ad"/>
            <w:rFonts w:hint="eastAsia"/>
            <w:noProof/>
          </w:rPr>
          <w:t xml:space="preserve"> </w:t>
        </w:r>
        <w:r w:rsidR="009C566F" w:rsidRPr="007B1D00">
          <w:rPr>
            <w:rStyle w:val="ad"/>
            <w:rFonts w:hint="eastAsia"/>
            <w:noProof/>
          </w:rPr>
          <w:t>保留章节</w:t>
        </w:r>
        <w:r w:rsidR="009C566F" w:rsidRPr="007B1D00">
          <w:rPr>
            <w:rStyle w:val="ad"/>
            <w:noProof/>
          </w:rPr>
          <w:t xml:space="preserve"> 4</w:t>
        </w:r>
        <w:r w:rsidR="009C566F">
          <w:rPr>
            <w:noProof/>
            <w:webHidden/>
          </w:rPr>
          <w:tab/>
        </w:r>
        <w:r w:rsidR="009C566F">
          <w:rPr>
            <w:noProof/>
            <w:webHidden/>
          </w:rPr>
          <w:fldChar w:fldCharType="begin"/>
        </w:r>
        <w:r w:rsidR="009C566F">
          <w:rPr>
            <w:noProof/>
            <w:webHidden/>
          </w:rPr>
          <w:instrText xml:space="preserve"> PAGEREF _Toc242619482 \h </w:instrText>
        </w:r>
        <w:r w:rsidR="009C566F">
          <w:rPr>
            <w:noProof/>
            <w:webHidden/>
          </w:rPr>
        </w:r>
        <w:r w:rsidR="009C566F">
          <w:rPr>
            <w:noProof/>
            <w:webHidden/>
          </w:rPr>
          <w:fldChar w:fldCharType="separate"/>
        </w:r>
        <w:r w:rsidR="009C566F">
          <w:rPr>
            <w:noProof/>
            <w:webHidden/>
          </w:rPr>
          <w:t>4</w:t>
        </w:r>
        <w:r w:rsidR="009C566F">
          <w:rPr>
            <w:noProof/>
            <w:webHidden/>
          </w:rPr>
          <w:fldChar w:fldCharType="end"/>
        </w:r>
      </w:hyperlink>
    </w:p>
    <w:p w14:paraId="4522EF0D" w14:textId="689BE575" w:rsidR="009C566F" w:rsidRDefault="005C0869">
      <w:pPr>
        <w:pStyle w:val="TOC1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2619483" w:history="1">
        <w:r w:rsidR="009C566F" w:rsidRPr="007B1D00">
          <w:rPr>
            <w:rStyle w:val="ad"/>
            <w:noProof/>
          </w:rPr>
          <w:t>5</w:t>
        </w:r>
        <w:r w:rsidR="009C566F" w:rsidRPr="007B1D00">
          <w:rPr>
            <w:rStyle w:val="ad"/>
            <w:rFonts w:hint="eastAsia"/>
            <w:noProof/>
          </w:rPr>
          <w:t xml:space="preserve"> </w:t>
        </w:r>
        <w:r w:rsidR="009C566F" w:rsidRPr="007B1D00">
          <w:rPr>
            <w:rStyle w:val="ad"/>
            <w:rFonts w:hint="eastAsia"/>
            <w:noProof/>
          </w:rPr>
          <w:t>保留章节</w:t>
        </w:r>
        <w:r w:rsidR="009C566F" w:rsidRPr="007B1D00">
          <w:rPr>
            <w:rStyle w:val="ad"/>
            <w:noProof/>
          </w:rPr>
          <w:t xml:space="preserve"> 5</w:t>
        </w:r>
        <w:r w:rsidR="009C566F">
          <w:rPr>
            <w:noProof/>
            <w:webHidden/>
          </w:rPr>
          <w:tab/>
        </w:r>
        <w:r w:rsidR="009C566F">
          <w:rPr>
            <w:noProof/>
            <w:webHidden/>
          </w:rPr>
          <w:fldChar w:fldCharType="begin"/>
        </w:r>
        <w:r w:rsidR="009C566F">
          <w:rPr>
            <w:noProof/>
            <w:webHidden/>
          </w:rPr>
          <w:instrText xml:space="preserve"> PAGEREF _Toc242619483 \h </w:instrText>
        </w:r>
        <w:r w:rsidR="009C566F">
          <w:rPr>
            <w:noProof/>
            <w:webHidden/>
          </w:rPr>
        </w:r>
        <w:r w:rsidR="009C566F">
          <w:rPr>
            <w:noProof/>
            <w:webHidden/>
          </w:rPr>
          <w:fldChar w:fldCharType="separate"/>
        </w:r>
        <w:r w:rsidR="009C566F">
          <w:rPr>
            <w:noProof/>
            <w:webHidden/>
          </w:rPr>
          <w:t>5</w:t>
        </w:r>
        <w:r w:rsidR="009C566F">
          <w:rPr>
            <w:noProof/>
            <w:webHidden/>
          </w:rPr>
          <w:fldChar w:fldCharType="end"/>
        </w:r>
      </w:hyperlink>
    </w:p>
    <w:p w14:paraId="6839AF25" w14:textId="0F88CD3A" w:rsidR="009C566F" w:rsidRDefault="005C0869">
      <w:pPr>
        <w:pStyle w:val="TOC1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2619484" w:history="1">
        <w:r w:rsidR="009C566F" w:rsidRPr="007B1D00">
          <w:rPr>
            <w:rStyle w:val="ad"/>
            <w:noProof/>
          </w:rPr>
          <w:t>6</w:t>
        </w:r>
        <w:r w:rsidR="009C566F" w:rsidRPr="007B1D00">
          <w:rPr>
            <w:rStyle w:val="ad"/>
            <w:rFonts w:hint="eastAsia"/>
            <w:noProof/>
          </w:rPr>
          <w:t xml:space="preserve"> </w:t>
        </w:r>
        <w:r w:rsidR="009C566F" w:rsidRPr="007B1D00">
          <w:rPr>
            <w:rStyle w:val="ad"/>
            <w:rFonts w:hint="eastAsia"/>
            <w:noProof/>
          </w:rPr>
          <w:t>保留章节</w:t>
        </w:r>
        <w:r w:rsidR="009C566F" w:rsidRPr="007B1D00">
          <w:rPr>
            <w:rStyle w:val="ad"/>
            <w:noProof/>
          </w:rPr>
          <w:t xml:space="preserve"> 6</w:t>
        </w:r>
        <w:r w:rsidR="009C566F">
          <w:rPr>
            <w:noProof/>
            <w:webHidden/>
          </w:rPr>
          <w:tab/>
        </w:r>
        <w:r w:rsidR="009C566F">
          <w:rPr>
            <w:noProof/>
            <w:webHidden/>
          </w:rPr>
          <w:fldChar w:fldCharType="begin"/>
        </w:r>
        <w:r w:rsidR="009C566F">
          <w:rPr>
            <w:noProof/>
            <w:webHidden/>
          </w:rPr>
          <w:instrText xml:space="preserve"> PAGEREF _Toc242619484 \h </w:instrText>
        </w:r>
        <w:r w:rsidR="009C566F">
          <w:rPr>
            <w:noProof/>
            <w:webHidden/>
          </w:rPr>
        </w:r>
        <w:r w:rsidR="009C566F">
          <w:rPr>
            <w:noProof/>
            <w:webHidden/>
          </w:rPr>
          <w:fldChar w:fldCharType="separate"/>
        </w:r>
        <w:r w:rsidR="009C566F">
          <w:rPr>
            <w:noProof/>
            <w:webHidden/>
          </w:rPr>
          <w:t>6</w:t>
        </w:r>
        <w:r w:rsidR="009C566F">
          <w:rPr>
            <w:noProof/>
            <w:webHidden/>
          </w:rPr>
          <w:fldChar w:fldCharType="end"/>
        </w:r>
      </w:hyperlink>
    </w:p>
    <w:p w14:paraId="08010E17" w14:textId="44BD474E" w:rsidR="009C566F" w:rsidRDefault="005C0869">
      <w:pPr>
        <w:pStyle w:val="TOC1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2619485" w:history="1">
        <w:r w:rsidR="009C566F" w:rsidRPr="007B1D00">
          <w:rPr>
            <w:rStyle w:val="ad"/>
            <w:noProof/>
          </w:rPr>
          <w:t>7</w:t>
        </w:r>
        <w:r w:rsidR="009C566F" w:rsidRPr="007B1D00">
          <w:rPr>
            <w:rStyle w:val="ad"/>
            <w:rFonts w:hint="eastAsia"/>
            <w:noProof/>
          </w:rPr>
          <w:t xml:space="preserve"> </w:t>
        </w:r>
        <w:r w:rsidR="009C566F" w:rsidRPr="007B1D00">
          <w:rPr>
            <w:rStyle w:val="ad"/>
            <w:rFonts w:hint="eastAsia"/>
            <w:noProof/>
          </w:rPr>
          <w:t>保留章节</w:t>
        </w:r>
        <w:r w:rsidR="009C566F" w:rsidRPr="007B1D00">
          <w:rPr>
            <w:rStyle w:val="ad"/>
            <w:noProof/>
          </w:rPr>
          <w:t xml:space="preserve"> 7</w:t>
        </w:r>
        <w:r w:rsidR="009C566F">
          <w:rPr>
            <w:noProof/>
            <w:webHidden/>
          </w:rPr>
          <w:tab/>
        </w:r>
        <w:r w:rsidR="009C566F">
          <w:rPr>
            <w:noProof/>
            <w:webHidden/>
          </w:rPr>
          <w:fldChar w:fldCharType="begin"/>
        </w:r>
        <w:r w:rsidR="009C566F">
          <w:rPr>
            <w:noProof/>
            <w:webHidden/>
          </w:rPr>
          <w:instrText xml:space="preserve"> PAGEREF _Toc242619485 \h </w:instrText>
        </w:r>
        <w:r w:rsidR="009C566F">
          <w:rPr>
            <w:noProof/>
            <w:webHidden/>
          </w:rPr>
        </w:r>
        <w:r w:rsidR="009C566F">
          <w:rPr>
            <w:noProof/>
            <w:webHidden/>
          </w:rPr>
          <w:fldChar w:fldCharType="separate"/>
        </w:r>
        <w:r w:rsidR="009C566F">
          <w:rPr>
            <w:noProof/>
            <w:webHidden/>
          </w:rPr>
          <w:t>7</w:t>
        </w:r>
        <w:r w:rsidR="009C566F">
          <w:rPr>
            <w:noProof/>
            <w:webHidden/>
          </w:rPr>
          <w:fldChar w:fldCharType="end"/>
        </w:r>
      </w:hyperlink>
    </w:p>
    <w:p w14:paraId="2B862E32" w14:textId="477E65A4" w:rsidR="009C566F" w:rsidRDefault="005C0869">
      <w:pPr>
        <w:pStyle w:val="TOC1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sz w:val="22"/>
        </w:rPr>
      </w:pPr>
      <w:hyperlink w:anchor="_Toc242619486" w:history="1">
        <w:r w:rsidR="009C566F" w:rsidRPr="007B1D00">
          <w:rPr>
            <w:rStyle w:val="ad"/>
            <w:noProof/>
          </w:rPr>
          <w:t>8</w:t>
        </w:r>
        <w:r w:rsidR="009C566F" w:rsidRPr="007B1D00">
          <w:rPr>
            <w:rStyle w:val="ad"/>
            <w:rFonts w:hint="eastAsia"/>
            <w:noProof/>
          </w:rPr>
          <w:t xml:space="preserve"> </w:t>
        </w:r>
        <w:r w:rsidR="009C566F" w:rsidRPr="007B1D00">
          <w:rPr>
            <w:rStyle w:val="ad"/>
            <w:rFonts w:hint="eastAsia"/>
            <w:noProof/>
          </w:rPr>
          <w:t>保留章节</w:t>
        </w:r>
        <w:r w:rsidR="009C566F" w:rsidRPr="007B1D00">
          <w:rPr>
            <w:rStyle w:val="ad"/>
            <w:noProof/>
          </w:rPr>
          <w:t xml:space="preserve"> 8</w:t>
        </w:r>
        <w:r w:rsidR="009C566F">
          <w:rPr>
            <w:noProof/>
            <w:webHidden/>
          </w:rPr>
          <w:tab/>
        </w:r>
        <w:r w:rsidR="009C566F">
          <w:rPr>
            <w:noProof/>
            <w:webHidden/>
          </w:rPr>
          <w:fldChar w:fldCharType="begin"/>
        </w:r>
        <w:r w:rsidR="009C566F">
          <w:rPr>
            <w:noProof/>
            <w:webHidden/>
          </w:rPr>
          <w:instrText xml:space="preserve"> PAGEREF _Toc242619486 \h </w:instrText>
        </w:r>
        <w:r w:rsidR="009C566F">
          <w:rPr>
            <w:noProof/>
            <w:webHidden/>
          </w:rPr>
        </w:r>
        <w:r w:rsidR="009C566F">
          <w:rPr>
            <w:noProof/>
            <w:webHidden/>
          </w:rPr>
          <w:fldChar w:fldCharType="separate"/>
        </w:r>
        <w:r w:rsidR="009C566F">
          <w:rPr>
            <w:noProof/>
            <w:webHidden/>
          </w:rPr>
          <w:t>8</w:t>
        </w:r>
        <w:r w:rsidR="009C566F">
          <w:rPr>
            <w:noProof/>
            <w:webHidden/>
          </w:rPr>
          <w:fldChar w:fldCharType="end"/>
        </w:r>
      </w:hyperlink>
    </w:p>
    <w:p w14:paraId="4E145F8D" w14:textId="55A70396" w:rsidR="005563BD" w:rsidRDefault="009C566F" w:rsidP="005563BD">
      <w:pPr>
        <w:pStyle w:val="ReportNote"/>
      </w:pPr>
      <w:r>
        <w:rPr>
          <w:b/>
          <w:bCs/>
          <w:noProof/>
        </w:rPr>
        <w:fldChar w:fldCharType="end"/>
      </w:r>
    </w:p>
    <w:p w14:paraId="7EA2766A" w14:textId="77777777" w:rsidR="005563BD" w:rsidRDefault="005563BD">
      <w:pPr>
        <w:sectPr w:rsidR="005563BD" w:rsidSect="005563BD">
          <w:headerReference w:type="default" r:id="rId8"/>
          <w:footerReference w:type="default" r:id="rId9"/>
          <w:pgSz w:w="11906" w:h="16838"/>
          <w:pgMar w:top="1417" w:right="1417" w:bottom="1417" w:left="1417" w:header="709" w:footer="709" w:gutter="0"/>
          <w:pgNumType w:fmt="upperRoman" w:start="1"/>
          <w:cols w:space="720"/>
          <w:docGrid w:linePitch="360"/>
        </w:sectPr>
      </w:pPr>
    </w:p>
    <w:p w14:paraId="4C3C0AE5" w14:textId="77777777" w:rsidR="00A7505F" w:rsidRDefault="00A7505F" w:rsidP="00A7505F">
      <w:pPr>
        <w:pStyle w:val="1"/>
      </w:pPr>
      <w:bookmarkStart w:id="0" w:name="ReportBodyStart"/>
      <w:bookmarkStart w:id="1" w:name="DR_7aa963e13ea0810e4158dd909fdf_t"/>
      <w:bookmarkStart w:id="2" w:name="_Toc242619479"/>
      <w:bookmarkEnd w:id="0"/>
      <w:r>
        <w:rPr>
          <w:rFonts w:hint="eastAsia"/>
        </w:rPr>
        <w:lastRenderedPageBreak/>
        <w:t>局部修改</w:t>
      </w:r>
      <w:bookmarkEnd w:id="1"/>
      <w:bookmarkEnd w:id="2"/>
    </w:p>
    <w:p w14:paraId="21409042" w14:textId="77777777" w:rsidR="00A7505F" w:rsidRDefault="00A7505F" w:rsidP="00A7505F">
      <w:bookmarkStart w:id="3" w:name="DR_18955081f034ea299dd8d0a7186f_b"/>
      <w:r>
        <w:rPr>
          <w:rFonts w:hint="eastAsia"/>
        </w:rPr>
        <w:t>这一段是修改目标。原始版本保留全角标点与中文，后续只替换这一段。</w:t>
      </w:r>
    </w:p>
    <w:p w14:paraId="080DC1A5" w14:textId="50859BBC" w:rsidR="00A7505F" w:rsidRDefault="00A7505F" w:rsidP="00A7505F">
      <w:pPr>
        <w:rPr>
          <w:ins w:id="4" w:author="godamericatb14" w:date="2026-10-11T16:04:00Z"/>
        </w:rPr>
      </w:pPr>
      <w:bookmarkStart w:id="5" w:name="DR_c13f821f7f32edc076f4bb83273e_b"/>
      <w:bookmarkEnd w:id="3"/>
      <w:r>
        <w:rPr>
          <w:rFonts w:hint="eastAsia"/>
        </w:rPr>
        <w:t>这一段不修改，用于检查相邻内容、格式和定位是否保留。</w:t>
      </w:r>
    </w:p>
    <w:p w14:paraId="30B463E6" w14:textId="5A4FF6F9" w:rsidR="00B301C6" w:rsidRDefault="00B301C6" w:rsidP="00A7505F">
      <w:pPr>
        <w:rPr>
          <w:rFonts w:hint="eastAsia"/>
        </w:rPr>
      </w:pPr>
      <w:ins w:id="6" w:author="godamericatb14" w:date="2026-10-11T16:04:00Z">
        <w:r>
          <w:rPr>
            <w:rFonts w:hint="eastAsia"/>
          </w:rPr>
          <w:t>阿斯顿发啥的</w:t>
        </w:r>
      </w:ins>
    </w:p>
    <w:bookmarkEnd w:id="5"/>
    <w:p w14:paraId="003290C7" w14:textId="1B7D48C6" w:rsidR="00A7505F" w:rsidRDefault="00A7505F" w:rsidP="00A7505F">
      <w:pPr>
        <w:pStyle w:val="TableCaption"/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fldChar w:fldCharType="begin"/>
      </w:r>
      <w:r w:rsidRPr="00A7505F">
        <w:instrText xml:space="preserve"> </w:instrText>
      </w:r>
      <w:r w:rsidRPr="00A7505F">
        <w:rPr>
          <w:rFonts w:hint="eastAsia"/>
        </w:rPr>
        <w:instrText>SEQ Table \* ARABIC \* CHARFORMAT</w:instrText>
      </w:r>
      <w:r w:rsidRPr="00A7505F">
        <w:instrText xml:space="preserve"> </w:instrText>
      </w:r>
      <w:r>
        <w:fldChar w:fldCharType="separate"/>
      </w:r>
      <w:bookmarkStart w:id="7" w:name="DR_9c79c3fef63d8f010d6e210f5772_n"/>
      <w:r w:rsidR="009C566F">
        <w:rPr>
          <w:noProof/>
        </w:rPr>
        <w:t>1</w:t>
      </w:r>
      <w:bookmarkEnd w:id="7"/>
      <w:r>
        <w:fldChar w:fldCharType="end"/>
      </w:r>
      <w:r>
        <w:rPr>
          <w:rFonts w:hint="eastAsia"/>
        </w:rPr>
        <w:t xml:space="preserve">  </w:t>
      </w:r>
      <w:bookmarkStart w:id="8" w:name="DR_9c79c3fef63d8f010d6e210f5772_t"/>
      <w:r>
        <w:rPr>
          <w:rFonts w:hint="eastAsia"/>
        </w:rPr>
        <w:t>验证参数</w:t>
      </w:r>
      <w:bookmarkEnd w:id="8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000" w:firstRow="0" w:lastRow="0" w:firstColumn="0" w:lastColumn="0" w:noHBand="0" w:noVBand="0"/>
      </w:tblPr>
      <w:tblGrid>
        <w:gridCol w:w="4536"/>
        <w:gridCol w:w="4536"/>
      </w:tblGrid>
      <w:tr w:rsidR="00A7505F" w14:paraId="34D835C2" w14:textId="77777777" w:rsidTr="00A7505F">
        <w:trPr>
          <w:cantSplit/>
          <w:tblHeader/>
        </w:trPr>
        <w:tc>
          <w:tcPr>
            <w:tcW w:w="4536" w:type="dxa"/>
            <w:shd w:val="clear" w:color="auto" w:fill="EFEFEF"/>
          </w:tcPr>
          <w:p w14:paraId="5B6CFA04" w14:textId="08313F9B" w:rsidR="00A7505F" w:rsidRDefault="00A7505F" w:rsidP="00A7505F">
            <w:pPr>
              <w:pStyle w:val="TableHeader"/>
            </w:pPr>
            <w:bookmarkStart w:id="9" w:name="DR_9c79c3fef63d8f010d6e210f5772_b"/>
            <w:bookmarkStart w:id="10" w:name="DR_3b8d8f94667cd1b153817ec8d95a_b"/>
            <w:r>
              <w:rPr>
                <w:rFonts w:hint="eastAsia"/>
              </w:rPr>
              <w:t>项目</w:t>
            </w:r>
            <w:bookmarkEnd w:id="10"/>
          </w:p>
        </w:tc>
        <w:tc>
          <w:tcPr>
            <w:tcW w:w="4536" w:type="dxa"/>
            <w:shd w:val="clear" w:color="auto" w:fill="EFEFEF"/>
          </w:tcPr>
          <w:p w14:paraId="7EC05DB7" w14:textId="6F56EA06" w:rsidR="00A7505F" w:rsidRDefault="00A7505F" w:rsidP="00A7505F">
            <w:pPr>
              <w:pStyle w:val="TableHeader"/>
            </w:pPr>
            <w:bookmarkStart w:id="11" w:name="DR_968060781e9cfebcc7ef150f3d0d_b"/>
            <w:r>
              <w:rPr>
                <w:rFonts w:hint="eastAsia"/>
              </w:rPr>
              <w:t>数值</w:t>
            </w:r>
            <w:bookmarkEnd w:id="11"/>
          </w:p>
        </w:tc>
      </w:tr>
      <w:tr w:rsidR="00A7505F" w14:paraId="3EE05039" w14:textId="77777777" w:rsidTr="00A7505F">
        <w:trPr>
          <w:cantSplit/>
        </w:trPr>
        <w:tc>
          <w:tcPr>
            <w:tcW w:w="4536" w:type="dxa"/>
            <w:shd w:val="clear" w:color="auto" w:fill="auto"/>
          </w:tcPr>
          <w:p w14:paraId="65932C1D" w14:textId="25F29EE5" w:rsidR="00A7505F" w:rsidRDefault="00A7505F" w:rsidP="00A7505F">
            <w:pPr>
              <w:pStyle w:val="TableText"/>
            </w:pPr>
            <w:bookmarkStart w:id="12" w:name="DR_1930b684747b4b6053bd8be9df7d_b"/>
            <w:r>
              <w:rPr>
                <w:rFonts w:hint="eastAsia"/>
              </w:rPr>
              <w:t>额定功率</w:t>
            </w:r>
            <w:bookmarkEnd w:id="12"/>
          </w:p>
        </w:tc>
        <w:tc>
          <w:tcPr>
            <w:tcW w:w="4536" w:type="dxa"/>
            <w:shd w:val="clear" w:color="auto" w:fill="auto"/>
          </w:tcPr>
          <w:p w14:paraId="5A10502A" w14:textId="0D3A17F9" w:rsidR="00A7505F" w:rsidRDefault="00A7505F" w:rsidP="00A7505F">
            <w:pPr>
              <w:pStyle w:val="TableText"/>
            </w:pPr>
            <w:bookmarkStart w:id="13" w:name="DR_c89dd8ba276dac84154048f683ac_b"/>
            <w:r>
              <w:t>100 kW</w:t>
            </w:r>
            <w:bookmarkEnd w:id="13"/>
          </w:p>
        </w:tc>
      </w:tr>
      <w:tr w:rsidR="00A7505F" w14:paraId="538E367D" w14:textId="77777777" w:rsidTr="00A7505F">
        <w:trPr>
          <w:cantSplit/>
        </w:trPr>
        <w:tc>
          <w:tcPr>
            <w:tcW w:w="4536" w:type="dxa"/>
            <w:shd w:val="clear" w:color="auto" w:fill="auto"/>
          </w:tcPr>
          <w:p w14:paraId="3E7262F0" w14:textId="1C4454C2" w:rsidR="00A7505F" w:rsidRDefault="00A7505F" w:rsidP="00A7505F">
            <w:pPr>
              <w:pStyle w:val="TableText"/>
            </w:pPr>
            <w:bookmarkStart w:id="14" w:name="DR_725ae2ed9c7b0a6c18cfc5896ae8_b"/>
            <w:r>
              <w:rPr>
                <w:rFonts w:hint="eastAsia"/>
              </w:rPr>
              <w:t>母线电压</w:t>
            </w:r>
            <w:bookmarkEnd w:id="14"/>
          </w:p>
        </w:tc>
        <w:tc>
          <w:tcPr>
            <w:tcW w:w="4536" w:type="dxa"/>
            <w:shd w:val="clear" w:color="auto" w:fill="auto"/>
          </w:tcPr>
          <w:p w14:paraId="454A6EEC" w14:textId="0831D69E" w:rsidR="00A7505F" w:rsidRDefault="00A7505F" w:rsidP="00A7505F">
            <w:pPr>
              <w:pStyle w:val="TableText"/>
            </w:pPr>
            <w:bookmarkStart w:id="15" w:name="DR_f5b7c8da0ebb145aba53c0448e61_b"/>
            <w:r>
              <w:t>800 V</w:t>
            </w:r>
            <w:bookmarkEnd w:id="15"/>
          </w:p>
        </w:tc>
      </w:tr>
      <w:tr w:rsidR="00B301C6" w14:paraId="0692C291" w14:textId="77777777" w:rsidTr="00A7505F">
        <w:trPr>
          <w:cantSplit/>
          <w:ins w:id="16" w:author="godamericatb14" w:date="2026-10-11T16:04:00Z"/>
        </w:trPr>
        <w:tc>
          <w:tcPr>
            <w:tcW w:w="4536" w:type="dxa"/>
            <w:shd w:val="clear" w:color="auto" w:fill="auto"/>
          </w:tcPr>
          <w:p w14:paraId="22A39388" w14:textId="4EB385AD" w:rsidR="00B301C6" w:rsidRDefault="00B301C6" w:rsidP="00A7505F">
            <w:pPr>
              <w:pStyle w:val="TableText"/>
              <w:rPr>
                <w:ins w:id="17" w:author="godamericatb14" w:date="2026-10-11T16:04:00Z"/>
                <w:rFonts w:hint="eastAsia"/>
              </w:rPr>
            </w:pPr>
            <w:ins w:id="18" w:author="godamericatb14" w:date="2026-10-11T16:04:00Z">
              <w:r>
                <w:t>123123</w:t>
              </w:r>
            </w:ins>
          </w:p>
        </w:tc>
        <w:tc>
          <w:tcPr>
            <w:tcW w:w="4536" w:type="dxa"/>
            <w:shd w:val="clear" w:color="auto" w:fill="auto"/>
          </w:tcPr>
          <w:p w14:paraId="785F998E" w14:textId="5FB2070A" w:rsidR="00B301C6" w:rsidRDefault="00B301C6" w:rsidP="00A7505F">
            <w:pPr>
              <w:pStyle w:val="TableText"/>
              <w:rPr>
                <w:ins w:id="19" w:author="godamericatb14" w:date="2026-10-11T16:04:00Z"/>
              </w:rPr>
            </w:pPr>
            <w:ins w:id="20" w:author="godamericatb14" w:date="2026-10-11T16:04:00Z">
              <w:r>
                <w:t>213123</w:t>
              </w:r>
            </w:ins>
          </w:p>
        </w:tc>
      </w:tr>
      <w:tr w:rsidR="00B301C6" w14:paraId="11F81E79" w14:textId="77777777" w:rsidTr="00A7505F">
        <w:trPr>
          <w:cantSplit/>
          <w:ins w:id="21" w:author="godamericatb14" w:date="2026-10-11T16:04:00Z"/>
        </w:trPr>
        <w:tc>
          <w:tcPr>
            <w:tcW w:w="4536" w:type="dxa"/>
            <w:shd w:val="clear" w:color="auto" w:fill="auto"/>
          </w:tcPr>
          <w:p w14:paraId="473EF065" w14:textId="20A98944" w:rsidR="00B301C6" w:rsidRDefault="00B301C6" w:rsidP="00A7505F">
            <w:pPr>
              <w:pStyle w:val="TableText"/>
              <w:rPr>
                <w:ins w:id="22" w:author="godamericatb14" w:date="2026-10-11T16:04:00Z"/>
                <w:rFonts w:hint="eastAsia"/>
              </w:rPr>
            </w:pPr>
            <w:ins w:id="23" w:author="godamericatb14" w:date="2026-10-11T16:04:00Z">
              <w:r>
                <w:t>123</w:t>
              </w:r>
            </w:ins>
          </w:p>
        </w:tc>
        <w:tc>
          <w:tcPr>
            <w:tcW w:w="4536" w:type="dxa"/>
            <w:shd w:val="clear" w:color="auto" w:fill="auto"/>
          </w:tcPr>
          <w:p w14:paraId="5499239D" w14:textId="1D5B3ED1" w:rsidR="00B301C6" w:rsidRDefault="00B301C6" w:rsidP="00A7505F">
            <w:pPr>
              <w:pStyle w:val="TableText"/>
              <w:rPr>
                <w:ins w:id="24" w:author="godamericatb14" w:date="2026-10-11T16:04:00Z"/>
              </w:rPr>
            </w:pPr>
            <w:ins w:id="25" w:author="godamericatb14" w:date="2026-10-11T16:04:00Z">
              <w:r>
                <w:t>123</w:t>
              </w:r>
            </w:ins>
          </w:p>
        </w:tc>
      </w:tr>
      <w:tr w:rsidR="00B301C6" w14:paraId="528844E5" w14:textId="77777777" w:rsidTr="00A7505F">
        <w:trPr>
          <w:cantSplit/>
          <w:ins w:id="26" w:author="godamericatb14" w:date="2026-10-11T16:04:00Z"/>
        </w:trPr>
        <w:tc>
          <w:tcPr>
            <w:tcW w:w="4536" w:type="dxa"/>
            <w:shd w:val="clear" w:color="auto" w:fill="auto"/>
          </w:tcPr>
          <w:p w14:paraId="76B5B2AA" w14:textId="3DFE42F9" w:rsidR="00B301C6" w:rsidRDefault="00B301C6" w:rsidP="00A7505F">
            <w:pPr>
              <w:pStyle w:val="TableText"/>
              <w:rPr>
                <w:ins w:id="27" w:author="godamericatb14" w:date="2026-10-11T16:04:00Z"/>
                <w:rFonts w:hint="eastAsia"/>
              </w:rPr>
            </w:pPr>
            <w:ins w:id="28" w:author="godamericatb14" w:date="2026-10-11T16:04:00Z">
              <w:r>
                <w:t>123</w:t>
              </w:r>
            </w:ins>
          </w:p>
        </w:tc>
        <w:tc>
          <w:tcPr>
            <w:tcW w:w="4536" w:type="dxa"/>
            <w:shd w:val="clear" w:color="auto" w:fill="auto"/>
          </w:tcPr>
          <w:p w14:paraId="33941221" w14:textId="2AAC114D" w:rsidR="00B301C6" w:rsidRDefault="00B301C6" w:rsidP="00A7505F">
            <w:pPr>
              <w:pStyle w:val="TableText"/>
              <w:rPr>
                <w:ins w:id="29" w:author="godamericatb14" w:date="2026-10-11T16:04:00Z"/>
              </w:rPr>
            </w:pPr>
            <w:ins w:id="30" w:author="godamericatb14" w:date="2026-10-11T16:04:00Z">
              <w:r>
                <w:t>123123</w:t>
              </w:r>
            </w:ins>
          </w:p>
        </w:tc>
      </w:tr>
    </w:tbl>
    <w:bookmarkEnd w:id="9"/>
    <w:p w14:paraId="519AB7B8" w14:textId="074F88BC" w:rsidR="00A7505F" w:rsidRDefault="00A7505F" w:rsidP="00A7505F">
      <w:pPr>
        <w:pStyle w:val="Equation"/>
        <w:tabs>
          <w:tab w:val="clear" w:pos="4535"/>
          <w:tab w:val="clear" w:pos="9071"/>
          <w:tab w:val="center" w:pos="4536"/>
          <w:tab w:val="right" w:pos="9072"/>
        </w:tabs>
      </w:pPr>
      <w:r>
        <w:tab/>
      </w:r>
      <w:bookmarkStart w:id="31" w:name="MT_DR_f9cd45bd8852ca66d7e672693774"/>
      <w:r w:rsidR="00B301C6" w:rsidRPr="00BC6DA6">
        <w:rPr>
          <w:position w:val="-6"/>
        </w:rPr>
        <w:object w:dxaOrig="1400" w:dyaOrig="279" w14:anchorId="51AEAB0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alt="MathType DR_f9cd45bd8852ca66d7e672693774" style="width:69.7pt;height:13.65pt" o:ole="">
            <v:imagedata r:id="rId10" o:title=""/>
          </v:shape>
          <o:OLEObject Type="Embed" ProgID="Equation.DSMT4" ShapeID="_x0000_i1028" DrawAspect="Content" ObjectID="_1853239865" r:id="rId11"/>
        </w:object>
      </w:r>
      <w:bookmarkEnd w:id="31"/>
      <w:r>
        <w:tab/>
        <w:t>(</w:t>
      </w:r>
      <w:bookmarkStart w:id="32" w:name="DR_f9cd45bd8852ca66d7e672693774_n"/>
      <w:r>
        <w:fldChar w:fldCharType="begin"/>
      </w:r>
      <w:r w:rsidRPr="00A7505F">
        <w:instrText xml:space="preserve"> STYLEREF 1 \s \* CHARFORMAT </w:instrText>
      </w:r>
      <w:r>
        <w:fldChar w:fldCharType="separate"/>
      </w:r>
      <w:r w:rsidR="009C566F">
        <w:rPr>
          <w:noProof/>
        </w:rPr>
        <w:t>1</w:t>
      </w:r>
      <w:r>
        <w:fldChar w:fldCharType="end"/>
      </w:r>
      <w:r>
        <w:t>-</w:t>
      </w:r>
      <w:r>
        <w:fldChar w:fldCharType="begin"/>
      </w:r>
      <w:r w:rsidRPr="00A7505F">
        <w:instrText xml:space="preserve"> SEQ Equation \* ARABIC \s 1 \* CHARFORMAT </w:instrText>
      </w:r>
      <w:r>
        <w:fldChar w:fldCharType="separate"/>
      </w:r>
      <w:r w:rsidR="009C566F">
        <w:rPr>
          <w:noProof/>
        </w:rPr>
        <w:t>1</w:t>
      </w:r>
      <w:r>
        <w:fldChar w:fldCharType="end"/>
      </w:r>
      <w:bookmarkEnd w:id="32"/>
      <w:r>
        <w:t>)</w:t>
      </w:r>
    </w:p>
    <w:p w14:paraId="4DB51345" w14:textId="45E8AEAF" w:rsidR="00A7505F" w:rsidRDefault="00A7505F" w:rsidP="00A7505F">
      <w:pPr>
        <w:pStyle w:val="Figure"/>
      </w:pPr>
      <w:r>
        <w:rPr>
          <w:noProof/>
        </w:rPr>
        <w:drawing>
          <wp:inline distT="0" distB="0" distL="0" distR="0" wp14:anchorId="0A82370F" wp14:editId="239C6357">
            <wp:extent cx="3835291" cy="2042931"/>
            <wp:effectExtent l="0" t="0" r="0" b="0"/>
            <wp:docPr id="1" name="图片 1" descr="原图保持不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原图保持不变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44177" cy="2047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E73A0" w14:textId="23384BF9" w:rsidR="00A7505F" w:rsidRDefault="00A7505F" w:rsidP="00A7505F">
      <w:pPr>
        <w:pStyle w:val="a9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 w:rsidRPr="00A7505F">
        <w:instrText xml:space="preserve"> </w:instrText>
      </w:r>
      <w:r w:rsidRPr="00A7505F">
        <w:rPr>
          <w:rFonts w:hint="eastAsia"/>
        </w:rPr>
        <w:instrText>SEQ Figure \* ARABIC \* CHARFORMAT</w:instrText>
      </w:r>
      <w:r w:rsidRPr="00A7505F">
        <w:instrText xml:space="preserve"> </w:instrText>
      </w:r>
      <w:r>
        <w:fldChar w:fldCharType="separate"/>
      </w:r>
      <w:bookmarkStart w:id="33" w:name="DR_dc89611a97615de299a4b9f2ef8c_n"/>
      <w:r w:rsidR="009C566F">
        <w:rPr>
          <w:noProof/>
        </w:rPr>
        <w:t>1</w:t>
      </w:r>
      <w:bookmarkEnd w:id="33"/>
      <w:r>
        <w:fldChar w:fldCharType="end"/>
      </w:r>
      <w:r>
        <w:rPr>
          <w:rFonts w:hint="eastAsia"/>
        </w:rPr>
        <w:t xml:space="preserve">  </w:t>
      </w:r>
      <w:bookmarkStart w:id="34" w:name="DR_dc89611a97615de299a4b9f2ef8c_t"/>
      <w:r>
        <w:rPr>
          <w:rFonts w:hint="eastAsia"/>
        </w:rPr>
        <w:t>保留的图片</w:t>
      </w:r>
      <w:bookmarkEnd w:id="34"/>
    </w:p>
    <w:p w14:paraId="189E3D3C" w14:textId="2B066CF6" w:rsidR="00A7505F" w:rsidRDefault="00A7505F">
      <w:pPr>
        <w:spacing w:after="160" w:line="259" w:lineRule="auto"/>
        <w:ind w:firstLine="0"/>
      </w:pPr>
      <w:r>
        <w:br w:type="page"/>
      </w:r>
    </w:p>
    <w:p w14:paraId="3E5E5639" w14:textId="77777777" w:rsidR="00A7505F" w:rsidRDefault="00A7505F" w:rsidP="00A7505F">
      <w:pPr>
        <w:pStyle w:val="1"/>
      </w:pPr>
      <w:bookmarkStart w:id="35" w:name="DR_55f9567dcf63b6526d79e69454a3_t"/>
      <w:bookmarkStart w:id="36" w:name="_Toc242619480"/>
      <w:r>
        <w:rPr>
          <w:rFonts w:hint="eastAsia"/>
        </w:rPr>
        <w:lastRenderedPageBreak/>
        <w:t>引用与保留对象</w:t>
      </w:r>
      <w:bookmarkEnd w:id="35"/>
      <w:bookmarkEnd w:id="36"/>
    </w:p>
    <w:p w14:paraId="666B653C" w14:textId="46AFD7C1" w:rsidR="00A7505F" w:rsidRDefault="00A7505F" w:rsidP="00A7505F">
      <w:bookmarkStart w:id="37" w:name="DR_81a4e062c899ebb614ee016cd38f_b"/>
      <w:r>
        <w:rPr>
          <w:rFonts w:hint="eastAsia"/>
        </w:rPr>
        <w:t>第一章公式编号为</w:t>
      </w:r>
      <w:r>
        <w:fldChar w:fldCharType="begin"/>
      </w:r>
      <w:r w:rsidRPr="00A7505F">
        <w:instrText xml:space="preserve"> </w:instrText>
      </w:r>
      <w:r w:rsidRPr="00A7505F">
        <w:rPr>
          <w:rFonts w:hint="eastAsia"/>
        </w:rPr>
        <w:instrText>REF DR_f9cd45bd8852ca66d7e672693774_n \h \* CHARFORMAT</w:instrText>
      </w:r>
      <w:r w:rsidRPr="00A7505F">
        <w:instrText xml:space="preserve"> </w:instrText>
      </w:r>
      <w:r>
        <w:fldChar w:fldCharType="separate"/>
      </w:r>
      <w:r w:rsidR="009C566F">
        <w:t>1-1</w:t>
      </w:r>
      <w:r>
        <w:fldChar w:fldCharType="end"/>
      </w:r>
      <w:r>
        <w:rPr>
          <w:rFonts w:hint="eastAsia"/>
        </w:rPr>
        <w:t>，表格编号为</w:t>
      </w:r>
      <w:r>
        <w:fldChar w:fldCharType="begin"/>
      </w:r>
      <w:r w:rsidRPr="00A7505F">
        <w:instrText xml:space="preserve"> </w:instrText>
      </w:r>
      <w:r w:rsidRPr="00A7505F">
        <w:rPr>
          <w:rFonts w:hint="eastAsia"/>
        </w:rPr>
        <w:instrText>REF DR_9c79c3fef63d8f010d6e210f5772_n \h \* CHARFORMAT</w:instrText>
      </w:r>
      <w:r w:rsidRPr="00A7505F">
        <w:instrText xml:space="preserve"> </w:instrText>
      </w:r>
      <w:r>
        <w:fldChar w:fldCharType="separate"/>
      </w:r>
      <w:r w:rsidR="009C566F">
        <w:t>1</w:t>
      </w:r>
      <w:r>
        <w:fldChar w:fldCharType="end"/>
      </w:r>
      <w:r>
        <w:rPr>
          <w:rFonts w:hint="eastAsia"/>
        </w:rPr>
        <w:t>。</w:t>
      </w:r>
    </w:p>
    <w:bookmarkEnd w:id="37"/>
    <w:p w14:paraId="4422EA5D" w14:textId="24C92D11" w:rsidR="00A7505F" w:rsidRDefault="00A7505F" w:rsidP="00A7505F">
      <w:pPr>
        <w:pStyle w:val="Equation"/>
        <w:tabs>
          <w:tab w:val="clear" w:pos="4535"/>
          <w:tab w:val="clear" w:pos="9071"/>
          <w:tab w:val="center" w:pos="4536"/>
          <w:tab w:val="right" w:pos="9072"/>
        </w:tabs>
      </w:pPr>
      <w:r>
        <w:tab/>
      </w:r>
      <w:bookmarkStart w:id="38" w:name="MT_DR_2b155d95e9fbb5255560dd867f0c"/>
      <w:r w:rsidR="00BC6DA6" w:rsidRPr="00BC6DA6">
        <w:rPr>
          <w:position w:val="-6"/>
        </w:rPr>
        <w:object w:dxaOrig="840" w:dyaOrig="320" w14:anchorId="66726141">
          <v:shape id="_x0000_i1026" type="#_x0000_t75" alt="MathType DR_2b155d95e9fbb5255560dd867f0c" style="width:41.9pt;height:15.95pt" o:ole="">
            <v:imagedata r:id="rId13" o:title=""/>
          </v:shape>
          <o:OLEObject Type="Embed" ProgID="Equation.DSMT4" ShapeID="_x0000_i1026" DrawAspect="Content" ObjectID="_1853239866" r:id="rId14"/>
        </w:object>
      </w:r>
      <w:bookmarkEnd w:id="38"/>
      <w:r>
        <w:tab/>
        <w:t>(</w:t>
      </w:r>
      <w:bookmarkStart w:id="39" w:name="DR_2b155d95e9fbb5255560dd867f0c_n"/>
      <w:r>
        <w:fldChar w:fldCharType="begin"/>
      </w:r>
      <w:r w:rsidRPr="00A7505F">
        <w:instrText xml:space="preserve"> STYLEREF 1 \s \* CHARFORMAT </w:instrText>
      </w:r>
      <w:r>
        <w:fldChar w:fldCharType="separate"/>
      </w:r>
      <w:r w:rsidR="009C566F">
        <w:rPr>
          <w:noProof/>
        </w:rPr>
        <w:t>2</w:t>
      </w:r>
      <w:r>
        <w:fldChar w:fldCharType="end"/>
      </w:r>
      <w:r>
        <w:t>-</w:t>
      </w:r>
      <w:r>
        <w:fldChar w:fldCharType="begin"/>
      </w:r>
      <w:r w:rsidRPr="00A7505F">
        <w:instrText xml:space="preserve"> SEQ Equation \* ARABIC \s 1 \* CHARFORMAT </w:instrText>
      </w:r>
      <w:r>
        <w:fldChar w:fldCharType="separate"/>
      </w:r>
      <w:r w:rsidR="009C566F">
        <w:rPr>
          <w:noProof/>
        </w:rPr>
        <w:t>1</w:t>
      </w:r>
      <w:r>
        <w:fldChar w:fldCharType="end"/>
      </w:r>
      <w:bookmarkEnd w:id="39"/>
      <w:r>
        <w:t>)</w:t>
      </w:r>
    </w:p>
    <w:p w14:paraId="483DDDAE" w14:textId="77777777" w:rsidR="00A7505F" w:rsidRDefault="00A7505F" w:rsidP="00A7505F">
      <w:bookmarkStart w:id="40" w:name="DR_6b12e1e7148612ab92fe5ee79f02_b"/>
      <w:r>
        <w:rPr>
          <w:rFonts w:hint="eastAsia"/>
        </w:rPr>
        <w:t>结束标记：未修改的第二</w:t>
      </w:r>
      <w:proofErr w:type="gramStart"/>
      <w:r>
        <w:rPr>
          <w:rFonts w:hint="eastAsia"/>
        </w:rPr>
        <w:t>章仍然</w:t>
      </w:r>
      <w:proofErr w:type="gramEnd"/>
      <w:r>
        <w:rPr>
          <w:rFonts w:hint="eastAsia"/>
        </w:rPr>
        <w:t>完整。</w:t>
      </w:r>
    </w:p>
    <w:p w14:paraId="05397820" w14:textId="77777777" w:rsidR="00A7505F" w:rsidRDefault="00A7505F" w:rsidP="00A7505F">
      <w:bookmarkStart w:id="41" w:name="DR_ddacb579ae4743b01cdd1c7d7e3a_b"/>
      <w:bookmarkEnd w:id="40"/>
      <w:r>
        <w:rPr>
          <w:rFonts w:hint="eastAsia"/>
        </w:rPr>
        <w:t>本实验以报告中的稳定标识定位内容。段落、表格与公式各自拥有独立标识，修改文字时保留标识，新增对象才分配新标识。页码属于排版结果，不能用来判断逻辑对象是否发生变化。</w:t>
      </w:r>
    </w:p>
    <w:p w14:paraId="1930CFCB" w14:textId="77777777" w:rsidR="00A7505F" w:rsidRDefault="00A7505F" w:rsidP="00A7505F">
      <w:bookmarkStart w:id="42" w:name="DR_eca07fea5a4cd6cd59be808e06de_b"/>
      <w:bookmarkEnd w:id="41"/>
      <w:r>
        <w:rPr>
          <w:rFonts w:hint="eastAsia"/>
        </w:rPr>
        <w:t>未发生变化的内容保留在上一版文档副本中，包括图片、公式和相邻段落。保存新版本以后检查原始资源的字节、</w:t>
      </w:r>
      <w:proofErr w:type="gramStart"/>
      <w:r>
        <w:rPr>
          <w:rFonts w:hint="eastAsia"/>
        </w:rPr>
        <w:t>公式读回结果</w:t>
      </w:r>
      <w:proofErr w:type="gramEnd"/>
      <w:r>
        <w:rPr>
          <w:rFonts w:hint="eastAsia"/>
        </w:rPr>
        <w:t>以及引用关系，以判断这次更新有没有改变本来不应改变的对象。</w:t>
      </w:r>
    </w:p>
    <w:p w14:paraId="21CFA2C3" w14:textId="77777777" w:rsidR="00A7505F" w:rsidRDefault="00A7505F" w:rsidP="00A7505F">
      <w:bookmarkStart w:id="43" w:name="DR_17213c1e3c9d8a4f0e838e482cfb_b"/>
      <w:bookmarkEnd w:id="42"/>
      <w:r>
        <w:rPr>
          <w:rFonts w:hint="eastAsia"/>
        </w:rPr>
        <w:t>正文内容依照数据源给定的顺序排列。对于增加、删除或移动章节的操作，需要考虑后续章节编号、题注序列与交叉引用。当前实验先记录这些操作的回退行为，不把局部段落替换成功推广到任意文档结构修改。</w:t>
      </w:r>
    </w:p>
    <w:p w14:paraId="66DF2FE4" w14:textId="75C47F51" w:rsidR="00A7505F" w:rsidRDefault="00A7505F" w:rsidP="00A7505F">
      <w:bookmarkStart w:id="44" w:name="DR_e90e1f16517a4c4b47f743bdcdd8_b"/>
      <w:bookmarkEnd w:id="43"/>
      <w:r>
        <w:rPr>
          <w:rFonts w:hint="eastAsia"/>
        </w:rPr>
        <w:t>模板提供默认字体、段落间距和页眉页脚。模板或布局规则变化时，过去生成的文档不能直接当作新规则的结果，必须重新执行全量生成。普通内容修改与版式变化分别记录，避免把不同工作量的耗时放在一起比较。</w:t>
      </w:r>
      <w:ins w:id="45" w:author="godamericatb14" w:date="2026-10-11T15:31:00Z">
        <w:r w:rsidR="00A045B8">
          <w:rPr>
            <w:rFonts w:hint="eastAsia"/>
          </w:rPr>
          <w:t>8</w:t>
        </w:r>
        <w:r w:rsidR="00A045B8">
          <w:t>88</w:t>
        </w:r>
      </w:ins>
      <w:ins w:id="46" w:author="godamericatb14" w:date="2026-10-11T16:04:00Z">
        <w:r w:rsidR="00B301C6">
          <w:rPr>
            <w:rFonts w:hint="eastAsia"/>
          </w:rPr>
          <w:t>方法发给</w:t>
        </w:r>
        <w:r w:rsidR="00B301C6">
          <w:rPr>
            <w:rFonts w:hint="eastAsia"/>
          </w:rPr>
          <w:t xml:space="preserve"> </w:t>
        </w:r>
      </w:ins>
    </w:p>
    <w:bookmarkEnd w:id="44"/>
    <w:p w14:paraId="308ED6D0" w14:textId="1B3D28AE" w:rsidR="00A7505F" w:rsidRDefault="00A7505F">
      <w:pPr>
        <w:spacing w:after="160" w:line="259" w:lineRule="auto"/>
        <w:ind w:firstLine="0"/>
      </w:pPr>
      <w:r>
        <w:br w:type="page"/>
      </w:r>
    </w:p>
    <w:p w14:paraId="0B7867F9" w14:textId="77777777" w:rsidR="00A7505F" w:rsidRDefault="00A7505F" w:rsidP="00A7505F">
      <w:pPr>
        <w:pStyle w:val="1"/>
      </w:pPr>
      <w:bookmarkStart w:id="47" w:name="DR_d4e2444619c1acbc96a1297654e1_t"/>
      <w:bookmarkStart w:id="48" w:name="_Toc242619481"/>
      <w:r>
        <w:rPr>
          <w:rFonts w:hint="eastAsia"/>
        </w:rPr>
        <w:lastRenderedPageBreak/>
        <w:t>保留章节</w:t>
      </w:r>
      <w:r>
        <w:rPr>
          <w:rFonts w:hint="eastAsia"/>
        </w:rPr>
        <w:t xml:space="preserve"> 3</w:t>
      </w:r>
      <w:bookmarkEnd w:id="47"/>
      <w:bookmarkEnd w:id="48"/>
    </w:p>
    <w:p w14:paraId="2633C614" w14:textId="77777777" w:rsidR="00A7505F" w:rsidRDefault="00A7505F" w:rsidP="00A7505F">
      <w:bookmarkStart w:id="49" w:name="DR_797b30ac6f6de94d93d3ea50cf16_b"/>
      <w:r>
        <w:rPr>
          <w:rFonts w:hint="eastAsia"/>
        </w:rPr>
        <w:t>第</w:t>
      </w:r>
      <w:r>
        <w:rPr>
          <w:rFonts w:hint="eastAsia"/>
        </w:rPr>
        <w:t xml:space="preserve"> 3 </w:t>
      </w:r>
      <w:r>
        <w:rPr>
          <w:rFonts w:hint="eastAsia"/>
        </w:rPr>
        <w:t>章用于观察前文变更是否影响后续分页、页眉和编号。本段在局部更新实验中保持不变。</w:t>
      </w:r>
    </w:p>
    <w:p w14:paraId="37A738FA" w14:textId="6691B17A" w:rsidR="00A7505F" w:rsidRDefault="00A7505F" w:rsidP="00A7505F">
      <w:bookmarkStart w:id="50" w:name="DR_32ff12fef6520412bc784fc8da5b_b"/>
      <w:bookmarkEnd w:id="49"/>
      <w:r>
        <w:rPr>
          <w:rFonts w:hint="eastAsia"/>
        </w:rPr>
        <w:t>跨章节引用：式（</w:t>
      </w:r>
      <w:r>
        <w:fldChar w:fldCharType="begin"/>
      </w:r>
      <w:r w:rsidRPr="00A7505F">
        <w:instrText xml:space="preserve"> </w:instrText>
      </w:r>
      <w:r w:rsidRPr="00A7505F">
        <w:rPr>
          <w:rFonts w:hint="eastAsia"/>
        </w:rPr>
        <w:instrText>REF DR_f9cd45bd8852ca66d7e672693774_n \h \* CHARFORMAT</w:instrText>
      </w:r>
      <w:r w:rsidRPr="00A7505F">
        <w:instrText xml:space="preserve"> </w:instrText>
      </w:r>
      <w:r>
        <w:fldChar w:fldCharType="separate"/>
      </w:r>
      <w:r w:rsidR="009C566F">
        <w:t>1-</w:t>
      </w:r>
      <w:r w:rsidR="009C566F">
        <w:t>1</w:t>
      </w:r>
      <w:r>
        <w:fldChar w:fldCharType="end"/>
      </w:r>
      <w:r>
        <w:rPr>
          <w:rFonts w:hint="eastAsia"/>
        </w:rPr>
        <w:t>），以及表</w:t>
      </w:r>
      <w:r>
        <w:rPr>
          <w:rFonts w:hint="eastAsia"/>
        </w:rPr>
        <w:t xml:space="preserve"> </w:t>
      </w:r>
      <w:r>
        <w:fldChar w:fldCharType="begin"/>
      </w:r>
      <w:r w:rsidRPr="00A7505F">
        <w:instrText xml:space="preserve"> </w:instrText>
      </w:r>
      <w:r w:rsidRPr="00A7505F">
        <w:rPr>
          <w:rFonts w:hint="eastAsia"/>
        </w:rPr>
        <w:instrText>REF DR_9c79c3fef63d8f010d6e210f5772_n \h \* CHARFORMAT</w:instrText>
      </w:r>
      <w:r w:rsidRPr="00A7505F">
        <w:instrText xml:space="preserve"> </w:instrText>
      </w:r>
      <w:r>
        <w:fldChar w:fldCharType="separate"/>
      </w:r>
      <w:r w:rsidR="009C566F">
        <w:t>1</w:t>
      </w:r>
      <w:r>
        <w:fldChar w:fldCharType="end"/>
      </w:r>
      <w:r>
        <w:rPr>
          <w:rFonts w:hint="eastAsia"/>
        </w:rPr>
        <w:t>。</w:t>
      </w:r>
    </w:p>
    <w:p w14:paraId="647FBB17" w14:textId="77777777" w:rsidR="00A7505F" w:rsidRDefault="00A7505F" w:rsidP="00A7505F">
      <w:bookmarkStart w:id="51" w:name="DR_9b4835ec2ff790921f610492d1cb_b"/>
      <w:bookmarkEnd w:id="50"/>
      <w:r>
        <w:rPr>
          <w:rFonts w:hint="eastAsia"/>
        </w:rPr>
        <w:t>本实验以报告中的稳定标识定位内容。段落、表格与公式各自拥有独立标识，修改文字时保留标识，新增对象才分配新标识。页码属于排版结果，不能用来判断逻辑对象是否发生变化。</w:t>
      </w:r>
    </w:p>
    <w:p w14:paraId="15F41B17" w14:textId="77777777" w:rsidR="00A7505F" w:rsidRDefault="00A7505F" w:rsidP="00A7505F">
      <w:bookmarkStart w:id="52" w:name="DR_f508e634eb7555ea16f727e785f0_b"/>
      <w:bookmarkEnd w:id="51"/>
      <w:r>
        <w:rPr>
          <w:rFonts w:hint="eastAsia"/>
        </w:rPr>
        <w:t>未发生变化的内容保留在上一版文档副本中，包括图片、公式和相邻段落。保存新版本以后检查原始资源的字节、</w:t>
      </w:r>
      <w:proofErr w:type="gramStart"/>
      <w:r>
        <w:rPr>
          <w:rFonts w:hint="eastAsia"/>
        </w:rPr>
        <w:t>公式读回结果</w:t>
      </w:r>
      <w:proofErr w:type="gramEnd"/>
      <w:r>
        <w:rPr>
          <w:rFonts w:hint="eastAsia"/>
        </w:rPr>
        <w:t>以及引用关系，以判断这次更新有没有改变本来不应改变的对象。</w:t>
      </w:r>
    </w:p>
    <w:p w14:paraId="6E658974" w14:textId="77777777" w:rsidR="00A7505F" w:rsidRDefault="00A7505F" w:rsidP="00A7505F">
      <w:bookmarkStart w:id="53" w:name="DR_2d5d68069fe662cb371eb57df9f4_b"/>
      <w:bookmarkEnd w:id="52"/>
      <w:r>
        <w:rPr>
          <w:rFonts w:hint="eastAsia"/>
        </w:rPr>
        <w:t>正文内容依照数据源给定的顺序排列。对于增加、删除或移动章节的操作，需要考虑后续章节编号、题注序列与交叉引用。当前实验先记录这些操作的回退行为，不把局部段落替换成功推广到任意文档结构修改。</w:t>
      </w:r>
    </w:p>
    <w:p w14:paraId="52620E94" w14:textId="77777777" w:rsidR="00A7505F" w:rsidRDefault="00A7505F" w:rsidP="00A7505F">
      <w:bookmarkStart w:id="54" w:name="DR_8597fa37cd9e4ad245cb54b47cfc_b"/>
      <w:bookmarkEnd w:id="53"/>
      <w:r>
        <w:rPr>
          <w:rFonts w:hint="eastAsia"/>
        </w:rPr>
        <w:t>模板提供默认字体、段落间距和页眉页脚。模板或布局规则变化时，过去生成的文档不能直接当作新规则的结果，必须重新执行全量生成。普通内容修改与版式变化分别记录，避免把不同工作量的耗时放在一起比较。</w:t>
      </w:r>
    </w:p>
    <w:p w14:paraId="32AD0D47" w14:textId="77777777" w:rsidR="00A7505F" w:rsidRDefault="00A7505F" w:rsidP="00A7505F">
      <w:bookmarkStart w:id="55" w:name="DR_7c75b7b974b30a077892a825150a_b"/>
      <w:bookmarkEnd w:id="54"/>
      <w:r>
        <w:rPr>
          <w:rFonts w:hint="eastAsia"/>
        </w:rPr>
        <w:t>每次试验都写入新的输出目录，上一版文档与输入文件保持不变。生成过程记录每一阶段的耗时，并在</w:t>
      </w:r>
      <w:proofErr w:type="gramStart"/>
      <w:r>
        <w:rPr>
          <w:rFonts w:hint="eastAsia"/>
        </w:rPr>
        <w:t>保存重</w:t>
      </w:r>
      <w:proofErr w:type="gramEnd"/>
      <w:r>
        <w:rPr>
          <w:rFonts w:hint="eastAsia"/>
        </w:rPr>
        <w:t>开后核对内容、公式编号、表格数据和图片，最后检查完整</w:t>
      </w:r>
      <w:r>
        <w:rPr>
          <w:rFonts w:hint="eastAsia"/>
        </w:rPr>
        <w:t xml:space="preserve"> PDF </w:t>
      </w:r>
      <w:r>
        <w:rPr>
          <w:rFonts w:hint="eastAsia"/>
        </w:rPr>
        <w:t>的显示。</w:t>
      </w:r>
    </w:p>
    <w:p w14:paraId="2EC215E1" w14:textId="77777777" w:rsidR="00A7505F" w:rsidRDefault="00A7505F" w:rsidP="00A7505F">
      <w:bookmarkStart w:id="56" w:name="DR_bc98c387aecb2ca037ffc4cef4ce_b"/>
      <w:bookmarkEnd w:id="55"/>
      <w:r>
        <w:rPr>
          <w:rFonts w:hint="eastAsia"/>
        </w:rPr>
        <w:t>性能数据只代表当前测试稿与本机环境。首次运行和后续连续运行分别保存，比较时说明是否包含启动</w:t>
      </w:r>
      <w:r>
        <w:rPr>
          <w:rFonts w:hint="eastAsia"/>
        </w:rPr>
        <w:t xml:space="preserve"> Word</w:t>
      </w:r>
      <w:r>
        <w:rPr>
          <w:rFonts w:hint="eastAsia"/>
        </w:rPr>
        <w:t>、更新目录和导出</w:t>
      </w:r>
      <w:r>
        <w:rPr>
          <w:rFonts w:hint="eastAsia"/>
        </w:rPr>
        <w:t xml:space="preserve"> PDF</w:t>
      </w:r>
      <w:r>
        <w:rPr>
          <w:rFonts w:hint="eastAsia"/>
        </w:rPr>
        <w:t>。页面检查与机器检查独立记录，不能用一次</w:t>
      </w:r>
      <w:r>
        <w:rPr>
          <w:rFonts w:hint="eastAsia"/>
        </w:rPr>
        <w:t xml:space="preserve"> API </w:t>
      </w:r>
      <w:r>
        <w:rPr>
          <w:rFonts w:hint="eastAsia"/>
        </w:rPr>
        <w:t>成功代表文档显示正确。</w:t>
      </w:r>
    </w:p>
    <w:bookmarkEnd w:id="56"/>
    <w:p w14:paraId="144E4F70" w14:textId="66CE1D85" w:rsidR="00A7505F" w:rsidRDefault="00A7505F">
      <w:pPr>
        <w:spacing w:after="160" w:line="259" w:lineRule="auto"/>
        <w:ind w:firstLine="0"/>
      </w:pPr>
      <w:r>
        <w:br w:type="page"/>
      </w:r>
    </w:p>
    <w:p w14:paraId="70EFCF83" w14:textId="77777777" w:rsidR="00A7505F" w:rsidRDefault="00A7505F" w:rsidP="00A7505F">
      <w:pPr>
        <w:pStyle w:val="1"/>
      </w:pPr>
      <w:bookmarkStart w:id="57" w:name="DR_b6329c9a212eb126cbcb49f45b3b_t"/>
      <w:bookmarkStart w:id="58" w:name="_Toc242619482"/>
      <w:r>
        <w:rPr>
          <w:rFonts w:hint="eastAsia"/>
        </w:rPr>
        <w:lastRenderedPageBreak/>
        <w:t>保留章节</w:t>
      </w:r>
      <w:r>
        <w:rPr>
          <w:rFonts w:hint="eastAsia"/>
        </w:rPr>
        <w:t xml:space="preserve"> 4</w:t>
      </w:r>
      <w:bookmarkEnd w:id="57"/>
      <w:bookmarkEnd w:id="58"/>
    </w:p>
    <w:p w14:paraId="73BE0775" w14:textId="77777777" w:rsidR="00A7505F" w:rsidRDefault="00A7505F" w:rsidP="00A7505F">
      <w:bookmarkStart w:id="59" w:name="DR_5a0a89b0f2f510fb61a9f4f60ae8_b"/>
      <w:r>
        <w:rPr>
          <w:rFonts w:hint="eastAsia"/>
        </w:rPr>
        <w:t>第</w:t>
      </w:r>
      <w:r>
        <w:rPr>
          <w:rFonts w:hint="eastAsia"/>
        </w:rPr>
        <w:t xml:space="preserve"> 4 </w:t>
      </w:r>
      <w:r>
        <w:rPr>
          <w:rFonts w:hint="eastAsia"/>
        </w:rPr>
        <w:t>章用于观察前文变更是否影响后续分页、页眉和编号。本段在局部更新实验中保持不变。</w:t>
      </w:r>
    </w:p>
    <w:p w14:paraId="60CE0415" w14:textId="0D2E9702" w:rsidR="00A7505F" w:rsidRDefault="00A7505F" w:rsidP="00A7505F">
      <w:bookmarkStart w:id="60" w:name="DR_97ebb93c40eaed8e52cd219789fc_b"/>
      <w:bookmarkEnd w:id="59"/>
      <w:r>
        <w:rPr>
          <w:rFonts w:hint="eastAsia"/>
        </w:rPr>
        <w:t>跨章节引用：式（</w:t>
      </w:r>
      <w:r>
        <w:fldChar w:fldCharType="begin"/>
      </w:r>
      <w:r w:rsidRPr="00A7505F">
        <w:instrText xml:space="preserve"> </w:instrText>
      </w:r>
      <w:r w:rsidRPr="00A7505F">
        <w:rPr>
          <w:rFonts w:hint="eastAsia"/>
        </w:rPr>
        <w:instrText>REF DR_f9cd45bd8852ca66d7e672693774_n \h \* CHARFORMAT</w:instrText>
      </w:r>
      <w:r w:rsidRPr="00A7505F">
        <w:instrText xml:space="preserve"> </w:instrText>
      </w:r>
      <w:r>
        <w:fldChar w:fldCharType="separate"/>
      </w:r>
      <w:r w:rsidR="009C566F">
        <w:t>1-1</w:t>
      </w:r>
      <w:r>
        <w:fldChar w:fldCharType="end"/>
      </w:r>
      <w:r>
        <w:rPr>
          <w:rFonts w:hint="eastAsia"/>
        </w:rPr>
        <w:t>），以及表</w:t>
      </w:r>
      <w:r>
        <w:rPr>
          <w:rFonts w:hint="eastAsia"/>
        </w:rPr>
        <w:t xml:space="preserve"> </w:t>
      </w:r>
      <w:r>
        <w:fldChar w:fldCharType="begin"/>
      </w:r>
      <w:r w:rsidRPr="00A7505F">
        <w:instrText xml:space="preserve"> </w:instrText>
      </w:r>
      <w:r w:rsidRPr="00A7505F">
        <w:rPr>
          <w:rFonts w:hint="eastAsia"/>
        </w:rPr>
        <w:instrText>REF DR_9c79c3fef63d8f010d6e210f5772_n \h \* CHARFORMAT</w:instrText>
      </w:r>
      <w:r w:rsidRPr="00A7505F">
        <w:instrText xml:space="preserve"> </w:instrText>
      </w:r>
      <w:r>
        <w:fldChar w:fldCharType="separate"/>
      </w:r>
      <w:r w:rsidR="009C566F">
        <w:t>1</w:t>
      </w:r>
      <w:r>
        <w:fldChar w:fldCharType="end"/>
      </w:r>
      <w:r>
        <w:rPr>
          <w:rFonts w:hint="eastAsia"/>
        </w:rPr>
        <w:t>。</w:t>
      </w:r>
    </w:p>
    <w:p w14:paraId="6BBBF7DE" w14:textId="77777777" w:rsidR="00A7505F" w:rsidRDefault="00A7505F" w:rsidP="00A7505F">
      <w:bookmarkStart w:id="61" w:name="DR_30e53673a9932a1dd9814f6170a2_b"/>
      <w:bookmarkEnd w:id="60"/>
      <w:r>
        <w:rPr>
          <w:rFonts w:hint="eastAsia"/>
        </w:rPr>
        <w:t>本实验以报告中的稳定标识定位内容。段落、表格与公式各自拥有独立标识，修改文字时保留标识，新增对象才分配新标识。页码属于排版结果，不能用来判断逻辑对象是否发生变化。</w:t>
      </w:r>
    </w:p>
    <w:p w14:paraId="7CFE8BA2" w14:textId="77777777" w:rsidR="00A7505F" w:rsidRDefault="00A7505F" w:rsidP="00A7505F">
      <w:bookmarkStart w:id="62" w:name="DR_9c64ec00533c86095fdc45896662_b"/>
      <w:bookmarkEnd w:id="61"/>
      <w:r>
        <w:rPr>
          <w:rFonts w:hint="eastAsia"/>
        </w:rPr>
        <w:t>未发生变化的内容保留在上一版文档副本中，包括图片、公式和相邻段落。保存新版本以后检查原始资源的字节、</w:t>
      </w:r>
      <w:proofErr w:type="gramStart"/>
      <w:r>
        <w:rPr>
          <w:rFonts w:hint="eastAsia"/>
        </w:rPr>
        <w:t>公式读回结果</w:t>
      </w:r>
      <w:proofErr w:type="gramEnd"/>
      <w:r>
        <w:rPr>
          <w:rFonts w:hint="eastAsia"/>
        </w:rPr>
        <w:t>以及引用关系，以判断这次更新有没有改变本来不应改变的对象。</w:t>
      </w:r>
    </w:p>
    <w:p w14:paraId="4442088E" w14:textId="77777777" w:rsidR="00A7505F" w:rsidRDefault="00A7505F" w:rsidP="00A7505F">
      <w:bookmarkStart w:id="63" w:name="DR_80ab6e73ae19afa67026784bbad8_b"/>
      <w:bookmarkEnd w:id="62"/>
      <w:r>
        <w:rPr>
          <w:rFonts w:hint="eastAsia"/>
        </w:rPr>
        <w:t>正文内容依照数据源给定的顺序排列。对于增加、删除或移动章节的操作，需要考虑后续章节编号、题注序列与交叉引用。当前实验先记录这些操作的回退行为，不把局部段落替换成功推广到任意文档结构修改。</w:t>
      </w:r>
    </w:p>
    <w:p w14:paraId="592BF51E" w14:textId="77777777" w:rsidR="00A7505F" w:rsidRDefault="00A7505F" w:rsidP="00A7505F">
      <w:bookmarkStart w:id="64" w:name="DR_4f906cec2985dd56024d52be162e_b"/>
      <w:bookmarkEnd w:id="63"/>
      <w:r>
        <w:rPr>
          <w:rFonts w:hint="eastAsia"/>
        </w:rPr>
        <w:t>模板提供默认字体、段落间距和页眉页脚。模板或布局规则变化时，过去生成的文档不能直接当作新规则的结果，必须重新执行全量生成。普通内容修改与版式变化分别记录，避免把不同工作量的耗时放在一起比较。</w:t>
      </w:r>
    </w:p>
    <w:p w14:paraId="4A48A706" w14:textId="77777777" w:rsidR="00A7505F" w:rsidRDefault="00A7505F" w:rsidP="00A7505F">
      <w:bookmarkStart w:id="65" w:name="DR_0fd5a23f1529386ebef4edb73062_b"/>
      <w:bookmarkEnd w:id="64"/>
      <w:r>
        <w:rPr>
          <w:rFonts w:hint="eastAsia"/>
        </w:rPr>
        <w:t>每次试验都写入新的输出目录，上一版文档与输入文件保持不变。生成过程记录每一阶段的耗时，并在</w:t>
      </w:r>
      <w:proofErr w:type="gramStart"/>
      <w:r>
        <w:rPr>
          <w:rFonts w:hint="eastAsia"/>
        </w:rPr>
        <w:t>保存重</w:t>
      </w:r>
      <w:proofErr w:type="gramEnd"/>
      <w:r>
        <w:rPr>
          <w:rFonts w:hint="eastAsia"/>
        </w:rPr>
        <w:t>开后核对内容、公式编号、表格数据和图片，最后检查完整</w:t>
      </w:r>
      <w:r>
        <w:rPr>
          <w:rFonts w:hint="eastAsia"/>
        </w:rPr>
        <w:t xml:space="preserve"> PDF </w:t>
      </w:r>
      <w:r>
        <w:rPr>
          <w:rFonts w:hint="eastAsia"/>
        </w:rPr>
        <w:t>的显示。</w:t>
      </w:r>
    </w:p>
    <w:p w14:paraId="0A0A832C" w14:textId="77777777" w:rsidR="00A7505F" w:rsidRDefault="00A7505F" w:rsidP="00A7505F">
      <w:bookmarkStart w:id="66" w:name="DR_ac75ff01745ad123992ea894bd94_b"/>
      <w:bookmarkEnd w:id="65"/>
      <w:r>
        <w:rPr>
          <w:rFonts w:hint="eastAsia"/>
        </w:rPr>
        <w:t>性能数据只代表当前测试稿与本机环境。首次运行和后续连续运行分别保存，比较时说明是否包含启动</w:t>
      </w:r>
      <w:r>
        <w:rPr>
          <w:rFonts w:hint="eastAsia"/>
        </w:rPr>
        <w:t xml:space="preserve"> Word</w:t>
      </w:r>
      <w:r>
        <w:rPr>
          <w:rFonts w:hint="eastAsia"/>
        </w:rPr>
        <w:t>、更新目录和导出</w:t>
      </w:r>
      <w:r>
        <w:rPr>
          <w:rFonts w:hint="eastAsia"/>
        </w:rPr>
        <w:t xml:space="preserve"> PDF</w:t>
      </w:r>
      <w:r>
        <w:rPr>
          <w:rFonts w:hint="eastAsia"/>
        </w:rPr>
        <w:t>。页面检查与机器检查独立记录，不能用一次</w:t>
      </w:r>
      <w:r>
        <w:rPr>
          <w:rFonts w:hint="eastAsia"/>
        </w:rPr>
        <w:t xml:space="preserve"> API </w:t>
      </w:r>
      <w:r>
        <w:rPr>
          <w:rFonts w:hint="eastAsia"/>
        </w:rPr>
        <w:t>成功代表文档显示正确。</w:t>
      </w:r>
    </w:p>
    <w:bookmarkEnd w:id="66"/>
    <w:p w14:paraId="0C4F6DC8" w14:textId="5056DF8A" w:rsidR="00A7505F" w:rsidRDefault="00A7505F">
      <w:pPr>
        <w:spacing w:after="160" w:line="259" w:lineRule="auto"/>
        <w:ind w:firstLine="0"/>
      </w:pPr>
      <w:r>
        <w:br w:type="page"/>
      </w:r>
    </w:p>
    <w:p w14:paraId="776D9FFE" w14:textId="77777777" w:rsidR="00A7505F" w:rsidRDefault="00A7505F" w:rsidP="00A7505F">
      <w:pPr>
        <w:pStyle w:val="1"/>
      </w:pPr>
      <w:bookmarkStart w:id="67" w:name="DR_c7fabe6e7f9bd0ba565660bc97f4_t"/>
      <w:bookmarkStart w:id="68" w:name="_Toc242619483"/>
      <w:r>
        <w:rPr>
          <w:rFonts w:hint="eastAsia"/>
        </w:rPr>
        <w:lastRenderedPageBreak/>
        <w:t>保留章节</w:t>
      </w:r>
      <w:r>
        <w:rPr>
          <w:rFonts w:hint="eastAsia"/>
        </w:rPr>
        <w:t xml:space="preserve"> 5</w:t>
      </w:r>
      <w:bookmarkEnd w:id="67"/>
      <w:bookmarkEnd w:id="68"/>
    </w:p>
    <w:p w14:paraId="66BA12E5" w14:textId="77777777" w:rsidR="00A7505F" w:rsidRDefault="00A7505F" w:rsidP="00A7505F">
      <w:bookmarkStart w:id="69" w:name="DR_04807d1d4319582b0bdf0067ee65_b"/>
      <w:r>
        <w:rPr>
          <w:rFonts w:hint="eastAsia"/>
        </w:rPr>
        <w:t>第</w:t>
      </w:r>
      <w:r>
        <w:rPr>
          <w:rFonts w:hint="eastAsia"/>
        </w:rPr>
        <w:t xml:space="preserve"> 5 </w:t>
      </w:r>
      <w:r>
        <w:rPr>
          <w:rFonts w:hint="eastAsia"/>
        </w:rPr>
        <w:t>章用于观察前文变更是否影响后续分页、页眉和编号。本段在局部更新实验中保持不变。</w:t>
      </w:r>
    </w:p>
    <w:p w14:paraId="728FD315" w14:textId="7E361461" w:rsidR="00A7505F" w:rsidRDefault="00A7505F" w:rsidP="00A7505F">
      <w:bookmarkStart w:id="70" w:name="DR_435bdc5dc24fcf311452d5500c3f_b"/>
      <w:bookmarkEnd w:id="69"/>
      <w:r>
        <w:rPr>
          <w:rFonts w:hint="eastAsia"/>
        </w:rPr>
        <w:t>跨章节引用：式（</w:t>
      </w:r>
      <w:r>
        <w:fldChar w:fldCharType="begin"/>
      </w:r>
      <w:r w:rsidRPr="00A7505F">
        <w:instrText xml:space="preserve"> </w:instrText>
      </w:r>
      <w:r w:rsidRPr="00A7505F">
        <w:rPr>
          <w:rFonts w:hint="eastAsia"/>
        </w:rPr>
        <w:instrText>REF DR_f9cd45bd8852ca66d7e672693774_n \h \* CHARFORMAT</w:instrText>
      </w:r>
      <w:r w:rsidRPr="00A7505F">
        <w:instrText xml:space="preserve"> </w:instrText>
      </w:r>
      <w:r>
        <w:fldChar w:fldCharType="separate"/>
      </w:r>
      <w:r w:rsidR="009C566F">
        <w:t>1-1</w:t>
      </w:r>
      <w:r>
        <w:fldChar w:fldCharType="end"/>
      </w:r>
      <w:r>
        <w:rPr>
          <w:rFonts w:hint="eastAsia"/>
        </w:rPr>
        <w:t>），以及表</w:t>
      </w:r>
      <w:r>
        <w:rPr>
          <w:rFonts w:hint="eastAsia"/>
        </w:rPr>
        <w:t xml:space="preserve"> </w:t>
      </w:r>
      <w:r>
        <w:fldChar w:fldCharType="begin"/>
      </w:r>
      <w:r w:rsidRPr="00A7505F">
        <w:instrText xml:space="preserve"> </w:instrText>
      </w:r>
      <w:r w:rsidRPr="00A7505F">
        <w:rPr>
          <w:rFonts w:hint="eastAsia"/>
        </w:rPr>
        <w:instrText>REF DR_9c79c3fef63d8f010d6e210f5772_n \h \* CHARFORMAT</w:instrText>
      </w:r>
      <w:r w:rsidRPr="00A7505F">
        <w:instrText xml:space="preserve"> </w:instrText>
      </w:r>
      <w:r>
        <w:fldChar w:fldCharType="separate"/>
      </w:r>
      <w:r w:rsidR="009C566F">
        <w:t>1</w:t>
      </w:r>
      <w:r>
        <w:fldChar w:fldCharType="end"/>
      </w:r>
      <w:r>
        <w:rPr>
          <w:rFonts w:hint="eastAsia"/>
        </w:rPr>
        <w:t>。</w:t>
      </w:r>
    </w:p>
    <w:p w14:paraId="6216D1C0" w14:textId="77777777" w:rsidR="00A7505F" w:rsidRDefault="00A7505F" w:rsidP="00A7505F">
      <w:bookmarkStart w:id="71" w:name="DR_fc4a125b868e99bff1ccf4b1a311_b"/>
      <w:bookmarkEnd w:id="70"/>
      <w:r>
        <w:rPr>
          <w:rFonts w:hint="eastAsia"/>
        </w:rPr>
        <w:t>本实验以报告中的稳定标识定位内容。段落、表格与公式各自拥有独立标识，修改文字时保留标识，新增对象才分配新标识。页码属于排版结果，不能用来判断逻辑对象是否发生变化。</w:t>
      </w:r>
    </w:p>
    <w:p w14:paraId="74FBCD07" w14:textId="77777777" w:rsidR="00A7505F" w:rsidRDefault="00A7505F" w:rsidP="00A7505F">
      <w:bookmarkStart w:id="72" w:name="DR_65b90ce1b28b56dccdc2db381ccf_b"/>
      <w:bookmarkEnd w:id="71"/>
      <w:r>
        <w:rPr>
          <w:rFonts w:hint="eastAsia"/>
        </w:rPr>
        <w:t>未发生变化的内容保留在上一版文档副本中，包括图片、公式和相邻段落。保存新版本以后检查原始资源的字节、</w:t>
      </w:r>
      <w:proofErr w:type="gramStart"/>
      <w:r>
        <w:rPr>
          <w:rFonts w:hint="eastAsia"/>
        </w:rPr>
        <w:t>公式读回结果</w:t>
      </w:r>
      <w:proofErr w:type="gramEnd"/>
      <w:r>
        <w:rPr>
          <w:rFonts w:hint="eastAsia"/>
        </w:rPr>
        <w:t>以及引用关系，以判断这次更新有没有改变本来不应改变的对象。</w:t>
      </w:r>
    </w:p>
    <w:p w14:paraId="390D1711" w14:textId="77777777" w:rsidR="00A7505F" w:rsidRDefault="00A7505F" w:rsidP="00A7505F">
      <w:bookmarkStart w:id="73" w:name="DR_bf85405cc50b9d5489bee6c6bc4c_b"/>
      <w:bookmarkEnd w:id="72"/>
      <w:r>
        <w:rPr>
          <w:rFonts w:hint="eastAsia"/>
        </w:rPr>
        <w:t>正文内容依照数据源给定的顺序排列。对于增加、删除或移动章节的操作，需要考虑后续章节编号、题注序列与交叉引用。当前实验先记录这些操作的回退行为，不把局部段落替换成功推广到任意文档结构修改。</w:t>
      </w:r>
    </w:p>
    <w:p w14:paraId="563C916F" w14:textId="77777777" w:rsidR="00A7505F" w:rsidRDefault="00A7505F" w:rsidP="00A7505F">
      <w:bookmarkStart w:id="74" w:name="DR_1e2e54124e311b99060f7f721ac6_b"/>
      <w:bookmarkEnd w:id="73"/>
      <w:r>
        <w:rPr>
          <w:rFonts w:hint="eastAsia"/>
        </w:rPr>
        <w:t>模板提供默认字体、段落间距和页眉页脚。模板或布局规则变化时，过去生成的文档不能直接当作新规则的结果，必须重新执行全量生成。普通内容修改与版式变化分别记录，避免把不同工作量的耗时放在一起比较。</w:t>
      </w:r>
    </w:p>
    <w:p w14:paraId="74F39214" w14:textId="77777777" w:rsidR="00A7505F" w:rsidRDefault="00A7505F" w:rsidP="00A7505F">
      <w:bookmarkStart w:id="75" w:name="DR_dbd12f95be85fbf2bcec9b974b58_b"/>
      <w:bookmarkEnd w:id="74"/>
      <w:r>
        <w:rPr>
          <w:rFonts w:hint="eastAsia"/>
        </w:rPr>
        <w:t>每次试验都写入新的输出目录，上一版文档与输入文件保持不变。生成过程记录每一阶段的耗时，并在</w:t>
      </w:r>
      <w:proofErr w:type="gramStart"/>
      <w:r>
        <w:rPr>
          <w:rFonts w:hint="eastAsia"/>
        </w:rPr>
        <w:t>保存重</w:t>
      </w:r>
      <w:proofErr w:type="gramEnd"/>
      <w:r>
        <w:rPr>
          <w:rFonts w:hint="eastAsia"/>
        </w:rPr>
        <w:t>开后核对内容、公式编号、表格数据和图片，最后检查完整</w:t>
      </w:r>
      <w:r>
        <w:rPr>
          <w:rFonts w:hint="eastAsia"/>
        </w:rPr>
        <w:t xml:space="preserve"> PDF </w:t>
      </w:r>
      <w:r>
        <w:rPr>
          <w:rFonts w:hint="eastAsia"/>
        </w:rPr>
        <w:t>的显示。</w:t>
      </w:r>
    </w:p>
    <w:p w14:paraId="5F74C484" w14:textId="77777777" w:rsidR="00A7505F" w:rsidRDefault="00A7505F" w:rsidP="00A7505F">
      <w:bookmarkStart w:id="76" w:name="DR_d1d0257d7014789740d3c75cb7c9_b"/>
      <w:bookmarkEnd w:id="75"/>
      <w:r>
        <w:rPr>
          <w:rFonts w:hint="eastAsia"/>
        </w:rPr>
        <w:t>性能数据只代表当前测试稿与本机环境。首次运行和后续连续运行分别保存，比较时说明是否包含启动</w:t>
      </w:r>
      <w:r>
        <w:rPr>
          <w:rFonts w:hint="eastAsia"/>
        </w:rPr>
        <w:t xml:space="preserve"> Word</w:t>
      </w:r>
      <w:r>
        <w:rPr>
          <w:rFonts w:hint="eastAsia"/>
        </w:rPr>
        <w:t>、更新目录和导出</w:t>
      </w:r>
      <w:r>
        <w:rPr>
          <w:rFonts w:hint="eastAsia"/>
        </w:rPr>
        <w:t xml:space="preserve"> PDF</w:t>
      </w:r>
      <w:r>
        <w:rPr>
          <w:rFonts w:hint="eastAsia"/>
        </w:rPr>
        <w:t>。页面检查与机器检查独立记录，不能用一次</w:t>
      </w:r>
      <w:r>
        <w:rPr>
          <w:rFonts w:hint="eastAsia"/>
        </w:rPr>
        <w:t xml:space="preserve"> API </w:t>
      </w:r>
      <w:r>
        <w:rPr>
          <w:rFonts w:hint="eastAsia"/>
        </w:rPr>
        <w:t>成功代表文档显示正确。</w:t>
      </w:r>
    </w:p>
    <w:bookmarkEnd w:id="76"/>
    <w:p w14:paraId="2FCA7F96" w14:textId="1DA3F663" w:rsidR="00A7505F" w:rsidRDefault="00A7505F">
      <w:pPr>
        <w:spacing w:after="160" w:line="259" w:lineRule="auto"/>
        <w:ind w:firstLine="0"/>
      </w:pPr>
      <w:r>
        <w:br w:type="page"/>
      </w:r>
    </w:p>
    <w:p w14:paraId="3E6448C5" w14:textId="77777777" w:rsidR="00A7505F" w:rsidRDefault="00A7505F" w:rsidP="00A7505F">
      <w:pPr>
        <w:pStyle w:val="1"/>
      </w:pPr>
      <w:bookmarkStart w:id="77" w:name="DR_8694bb093d292fc33bf56acb5e98_t"/>
      <w:bookmarkStart w:id="78" w:name="_Toc242619484"/>
      <w:r>
        <w:rPr>
          <w:rFonts w:hint="eastAsia"/>
        </w:rPr>
        <w:lastRenderedPageBreak/>
        <w:t>保留章节</w:t>
      </w:r>
      <w:r>
        <w:rPr>
          <w:rFonts w:hint="eastAsia"/>
        </w:rPr>
        <w:t xml:space="preserve"> 6</w:t>
      </w:r>
      <w:bookmarkEnd w:id="77"/>
      <w:bookmarkEnd w:id="78"/>
    </w:p>
    <w:p w14:paraId="7FCA861B" w14:textId="77777777" w:rsidR="00A7505F" w:rsidRDefault="00A7505F" w:rsidP="00A7505F">
      <w:bookmarkStart w:id="79" w:name="DR_7cf48062d4dc8c169e7105bbebf1_b"/>
      <w:r>
        <w:rPr>
          <w:rFonts w:hint="eastAsia"/>
        </w:rPr>
        <w:t>第</w:t>
      </w:r>
      <w:r>
        <w:rPr>
          <w:rFonts w:hint="eastAsia"/>
        </w:rPr>
        <w:t xml:space="preserve"> 6 </w:t>
      </w:r>
      <w:r>
        <w:rPr>
          <w:rFonts w:hint="eastAsia"/>
        </w:rPr>
        <w:t>章用于观察前文变更是否影响后续分页、页眉和编号。本段在局部更新实验中保持不变。</w:t>
      </w:r>
    </w:p>
    <w:p w14:paraId="4EC981E3" w14:textId="6C2BE9AB" w:rsidR="00A7505F" w:rsidRDefault="00A7505F" w:rsidP="00A7505F">
      <w:bookmarkStart w:id="80" w:name="DR_7a0dd83cae447df3aed2f32e2c06_b"/>
      <w:bookmarkEnd w:id="79"/>
      <w:r>
        <w:rPr>
          <w:rFonts w:hint="eastAsia"/>
        </w:rPr>
        <w:t>跨章节引用：式（</w:t>
      </w:r>
      <w:r>
        <w:fldChar w:fldCharType="begin"/>
      </w:r>
      <w:r w:rsidRPr="00A7505F">
        <w:instrText xml:space="preserve"> </w:instrText>
      </w:r>
      <w:r w:rsidRPr="00A7505F">
        <w:rPr>
          <w:rFonts w:hint="eastAsia"/>
        </w:rPr>
        <w:instrText>REF DR_f9cd45bd8852ca66d7e672693774_n \h \* CHARFORMAT</w:instrText>
      </w:r>
      <w:r w:rsidRPr="00A7505F">
        <w:instrText xml:space="preserve"> </w:instrText>
      </w:r>
      <w:r>
        <w:fldChar w:fldCharType="separate"/>
      </w:r>
      <w:r w:rsidR="009C566F">
        <w:t>1-1</w:t>
      </w:r>
      <w:r>
        <w:fldChar w:fldCharType="end"/>
      </w:r>
      <w:r>
        <w:rPr>
          <w:rFonts w:hint="eastAsia"/>
        </w:rPr>
        <w:t>），以及表</w:t>
      </w:r>
      <w:r>
        <w:rPr>
          <w:rFonts w:hint="eastAsia"/>
        </w:rPr>
        <w:t xml:space="preserve"> </w:t>
      </w:r>
      <w:r>
        <w:fldChar w:fldCharType="begin"/>
      </w:r>
      <w:r w:rsidRPr="00A7505F">
        <w:instrText xml:space="preserve"> </w:instrText>
      </w:r>
      <w:r w:rsidRPr="00A7505F">
        <w:rPr>
          <w:rFonts w:hint="eastAsia"/>
        </w:rPr>
        <w:instrText>REF DR_9c79c3fef63d8f010d6e210f5772_n \h \* CHARFORMAT</w:instrText>
      </w:r>
      <w:r w:rsidRPr="00A7505F">
        <w:instrText xml:space="preserve"> </w:instrText>
      </w:r>
      <w:r>
        <w:fldChar w:fldCharType="separate"/>
      </w:r>
      <w:r w:rsidR="009C566F">
        <w:t>1</w:t>
      </w:r>
      <w:r>
        <w:fldChar w:fldCharType="end"/>
      </w:r>
      <w:r>
        <w:rPr>
          <w:rFonts w:hint="eastAsia"/>
        </w:rPr>
        <w:t>。</w:t>
      </w:r>
    </w:p>
    <w:p w14:paraId="4E306066" w14:textId="77777777" w:rsidR="00A7505F" w:rsidRDefault="00A7505F" w:rsidP="00A7505F">
      <w:bookmarkStart w:id="81" w:name="DR_193c7f8e79529eb0f626aac6b15f_b"/>
      <w:bookmarkEnd w:id="80"/>
      <w:r>
        <w:rPr>
          <w:rFonts w:hint="eastAsia"/>
        </w:rPr>
        <w:t>本实验以报告中的稳定标识定位内容。段落、表格与公式各自拥有独立标识，修改文字时保留标识，新增对象才分配新标识。页码属于排版结果，不能用来判断逻辑对象是否发生变化。</w:t>
      </w:r>
    </w:p>
    <w:p w14:paraId="5AFE8BFE" w14:textId="77777777" w:rsidR="00A7505F" w:rsidRDefault="00A7505F" w:rsidP="00A7505F">
      <w:bookmarkStart w:id="82" w:name="DR_e9305b80e3a68e8358a9d0c21109_b"/>
      <w:bookmarkEnd w:id="81"/>
      <w:r>
        <w:rPr>
          <w:rFonts w:hint="eastAsia"/>
        </w:rPr>
        <w:t>未发生变化的内容保留在上一版文档副本中，包括图片、公式和相邻段落。保存新版本以后检查原始资源的字节、</w:t>
      </w:r>
      <w:proofErr w:type="gramStart"/>
      <w:r>
        <w:rPr>
          <w:rFonts w:hint="eastAsia"/>
        </w:rPr>
        <w:t>公式读回结果</w:t>
      </w:r>
      <w:proofErr w:type="gramEnd"/>
      <w:r>
        <w:rPr>
          <w:rFonts w:hint="eastAsia"/>
        </w:rPr>
        <w:t>以及引用关系，以判断这次更新有没有改变本来不应改变的对象。</w:t>
      </w:r>
    </w:p>
    <w:p w14:paraId="21F98A5A" w14:textId="77777777" w:rsidR="00A7505F" w:rsidRDefault="00A7505F" w:rsidP="00A7505F">
      <w:bookmarkStart w:id="83" w:name="DR_c69b15625ea535ab437f99c6b543_b"/>
      <w:bookmarkEnd w:id="82"/>
      <w:r>
        <w:rPr>
          <w:rFonts w:hint="eastAsia"/>
        </w:rPr>
        <w:t>正文内容依照数据源给定的顺序排列。对于增加、删除或移动章节的操作，需要考虑后续章节编号、题注序列与交叉引用。当前实验先记录这些操作的回退行为，不把局部段落替换成功推广到任意文档结构修改。</w:t>
      </w:r>
    </w:p>
    <w:p w14:paraId="36AE1AD4" w14:textId="77777777" w:rsidR="00A7505F" w:rsidRDefault="00A7505F" w:rsidP="00A7505F">
      <w:bookmarkStart w:id="84" w:name="DR_bb770f10bf8d666852d108f6e272_b"/>
      <w:bookmarkEnd w:id="83"/>
      <w:r>
        <w:rPr>
          <w:rFonts w:hint="eastAsia"/>
        </w:rPr>
        <w:t>模板提供默认字体、段落间距和页眉页脚。模板或布局规则变化时，过去生成的文档不能直接当作新规则的结果，必须重新执行全量生成。普通内容修改与版式变化分别记录，避免把不同工作量的耗时放在一起比较。</w:t>
      </w:r>
    </w:p>
    <w:p w14:paraId="74181D21" w14:textId="77777777" w:rsidR="00A7505F" w:rsidRDefault="00A7505F" w:rsidP="00A7505F">
      <w:bookmarkStart w:id="85" w:name="DR_02fe13ebf134f428bbafe8c7d7df_b"/>
      <w:bookmarkEnd w:id="84"/>
      <w:r>
        <w:rPr>
          <w:rFonts w:hint="eastAsia"/>
        </w:rPr>
        <w:t>每次试验都写入新的输出目录，上一版文档与输入文件保持不变。生成过程记录每一阶段的耗时，并在</w:t>
      </w:r>
      <w:proofErr w:type="gramStart"/>
      <w:r>
        <w:rPr>
          <w:rFonts w:hint="eastAsia"/>
        </w:rPr>
        <w:t>保存重</w:t>
      </w:r>
      <w:proofErr w:type="gramEnd"/>
      <w:r>
        <w:rPr>
          <w:rFonts w:hint="eastAsia"/>
        </w:rPr>
        <w:t>开后核对内容、公式编号、表格数据和图片，最后检查完整</w:t>
      </w:r>
      <w:r>
        <w:rPr>
          <w:rFonts w:hint="eastAsia"/>
        </w:rPr>
        <w:t xml:space="preserve"> PDF </w:t>
      </w:r>
      <w:r>
        <w:rPr>
          <w:rFonts w:hint="eastAsia"/>
        </w:rPr>
        <w:t>的显示。</w:t>
      </w:r>
    </w:p>
    <w:p w14:paraId="30AC2642" w14:textId="77777777" w:rsidR="00A7505F" w:rsidRDefault="00A7505F" w:rsidP="00A7505F">
      <w:bookmarkStart w:id="86" w:name="DR_ee24e9f5ece6972be595743c7170_b"/>
      <w:bookmarkEnd w:id="85"/>
      <w:r>
        <w:rPr>
          <w:rFonts w:hint="eastAsia"/>
        </w:rPr>
        <w:t>性能数据只代表当前测试稿与本机环境。首次运行和后续连续运行分别保存，比较时说明是否包含启动</w:t>
      </w:r>
      <w:r>
        <w:rPr>
          <w:rFonts w:hint="eastAsia"/>
        </w:rPr>
        <w:t xml:space="preserve"> Word</w:t>
      </w:r>
      <w:r>
        <w:rPr>
          <w:rFonts w:hint="eastAsia"/>
        </w:rPr>
        <w:t>、更新目录和导出</w:t>
      </w:r>
      <w:r>
        <w:rPr>
          <w:rFonts w:hint="eastAsia"/>
        </w:rPr>
        <w:t xml:space="preserve"> PDF</w:t>
      </w:r>
      <w:r>
        <w:rPr>
          <w:rFonts w:hint="eastAsia"/>
        </w:rPr>
        <w:t>。页面检查与机器检查独立记录，不能用一次</w:t>
      </w:r>
      <w:r>
        <w:rPr>
          <w:rFonts w:hint="eastAsia"/>
        </w:rPr>
        <w:t xml:space="preserve"> API </w:t>
      </w:r>
      <w:r>
        <w:rPr>
          <w:rFonts w:hint="eastAsia"/>
        </w:rPr>
        <w:t>成功代表文档显示正确。</w:t>
      </w:r>
    </w:p>
    <w:bookmarkEnd w:id="86"/>
    <w:p w14:paraId="36300629" w14:textId="57447ACE" w:rsidR="00A7505F" w:rsidRDefault="00A7505F">
      <w:pPr>
        <w:spacing w:after="160" w:line="259" w:lineRule="auto"/>
        <w:ind w:firstLine="0"/>
      </w:pPr>
      <w:r>
        <w:br w:type="page"/>
      </w:r>
    </w:p>
    <w:p w14:paraId="345720CE" w14:textId="77777777" w:rsidR="00A7505F" w:rsidRDefault="00A7505F" w:rsidP="00A7505F">
      <w:pPr>
        <w:pStyle w:val="1"/>
      </w:pPr>
      <w:bookmarkStart w:id="87" w:name="DR_fe1f00dc2746c16afef01a968511_t"/>
      <w:bookmarkStart w:id="88" w:name="_Toc242619485"/>
      <w:r>
        <w:rPr>
          <w:rFonts w:hint="eastAsia"/>
        </w:rPr>
        <w:lastRenderedPageBreak/>
        <w:t>保留章节</w:t>
      </w:r>
      <w:r>
        <w:rPr>
          <w:rFonts w:hint="eastAsia"/>
        </w:rPr>
        <w:t xml:space="preserve"> 7</w:t>
      </w:r>
      <w:bookmarkEnd w:id="87"/>
      <w:bookmarkEnd w:id="88"/>
    </w:p>
    <w:p w14:paraId="416C6183" w14:textId="77777777" w:rsidR="00A7505F" w:rsidRDefault="00A7505F" w:rsidP="00A7505F">
      <w:bookmarkStart w:id="89" w:name="DR_d0e33ba416d8da9e5764ae950c04_b"/>
      <w:r>
        <w:rPr>
          <w:rFonts w:hint="eastAsia"/>
        </w:rPr>
        <w:t>第</w:t>
      </w:r>
      <w:r>
        <w:rPr>
          <w:rFonts w:hint="eastAsia"/>
        </w:rPr>
        <w:t xml:space="preserve"> 7 </w:t>
      </w:r>
      <w:r>
        <w:rPr>
          <w:rFonts w:hint="eastAsia"/>
        </w:rPr>
        <w:t>章用于观察前文变更是否影响后续分页、页眉和编号。本段在局部更新实验中保持不变。</w:t>
      </w:r>
    </w:p>
    <w:p w14:paraId="09907DBF" w14:textId="6BE7C21E" w:rsidR="00A7505F" w:rsidRDefault="00A7505F" w:rsidP="00A7505F">
      <w:bookmarkStart w:id="90" w:name="DR_8b0c0341ef68e90b91729bc36b72_b"/>
      <w:bookmarkEnd w:id="89"/>
      <w:r>
        <w:rPr>
          <w:rFonts w:hint="eastAsia"/>
        </w:rPr>
        <w:t>跨章节引用：式（</w:t>
      </w:r>
      <w:r>
        <w:fldChar w:fldCharType="begin"/>
      </w:r>
      <w:r w:rsidRPr="00A7505F">
        <w:instrText xml:space="preserve"> </w:instrText>
      </w:r>
      <w:r w:rsidRPr="00A7505F">
        <w:rPr>
          <w:rFonts w:hint="eastAsia"/>
        </w:rPr>
        <w:instrText>REF DR_f9cd45bd8852ca66d7e672693774_n \h \* CHARFORMAT</w:instrText>
      </w:r>
      <w:r w:rsidRPr="00A7505F">
        <w:instrText xml:space="preserve"> </w:instrText>
      </w:r>
      <w:r>
        <w:fldChar w:fldCharType="separate"/>
      </w:r>
      <w:r w:rsidR="009C566F">
        <w:t>1-1</w:t>
      </w:r>
      <w:r>
        <w:fldChar w:fldCharType="end"/>
      </w:r>
      <w:r>
        <w:rPr>
          <w:rFonts w:hint="eastAsia"/>
        </w:rPr>
        <w:t>），以及表</w:t>
      </w:r>
      <w:r>
        <w:rPr>
          <w:rFonts w:hint="eastAsia"/>
        </w:rPr>
        <w:t xml:space="preserve"> </w:t>
      </w:r>
      <w:r>
        <w:fldChar w:fldCharType="begin"/>
      </w:r>
      <w:r w:rsidRPr="00A7505F">
        <w:instrText xml:space="preserve"> </w:instrText>
      </w:r>
      <w:r w:rsidRPr="00A7505F">
        <w:rPr>
          <w:rFonts w:hint="eastAsia"/>
        </w:rPr>
        <w:instrText>REF DR_9c79c3fef63d8f010d6e210f5772_n \h \* CHARFORMAT</w:instrText>
      </w:r>
      <w:r w:rsidRPr="00A7505F">
        <w:instrText xml:space="preserve"> </w:instrText>
      </w:r>
      <w:r>
        <w:fldChar w:fldCharType="separate"/>
      </w:r>
      <w:r w:rsidR="009C566F">
        <w:t>1</w:t>
      </w:r>
      <w:r>
        <w:fldChar w:fldCharType="end"/>
      </w:r>
      <w:r>
        <w:rPr>
          <w:rFonts w:hint="eastAsia"/>
        </w:rPr>
        <w:t>。</w:t>
      </w:r>
    </w:p>
    <w:p w14:paraId="0F9BC1FE" w14:textId="77777777" w:rsidR="00A7505F" w:rsidRDefault="00A7505F" w:rsidP="00A7505F">
      <w:bookmarkStart w:id="91" w:name="DR_6bcaa66e6e03d42d11d9a0a9cdf7_b"/>
      <w:bookmarkEnd w:id="90"/>
      <w:r>
        <w:rPr>
          <w:rFonts w:hint="eastAsia"/>
        </w:rPr>
        <w:t>本实验以报告中的稳定标识定位内容。段落、表格与公式各自拥有独立标识，修改文字时保留标识，新增对象才分配新标识。页码属于排版结果，不能用来判断逻辑对象是否发生变化。</w:t>
      </w:r>
    </w:p>
    <w:p w14:paraId="42E6BC56" w14:textId="77777777" w:rsidR="00A7505F" w:rsidRDefault="00A7505F" w:rsidP="00A7505F">
      <w:bookmarkStart w:id="92" w:name="DR_4e476f8cd5a6fb9e3065b054e667_b"/>
      <w:bookmarkEnd w:id="91"/>
      <w:r>
        <w:rPr>
          <w:rFonts w:hint="eastAsia"/>
        </w:rPr>
        <w:t>未发生变化的内容保留在上一版文档副本中，包括图片、公式和相邻段落。保存新版本以后检查原始资源的字节、</w:t>
      </w:r>
      <w:proofErr w:type="gramStart"/>
      <w:r>
        <w:rPr>
          <w:rFonts w:hint="eastAsia"/>
        </w:rPr>
        <w:t>公式读回结果</w:t>
      </w:r>
      <w:proofErr w:type="gramEnd"/>
      <w:r>
        <w:rPr>
          <w:rFonts w:hint="eastAsia"/>
        </w:rPr>
        <w:t>以及引用关系，以判断这次更新有没有改变本来不应改变的对象。</w:t>
      </w:r>
    </w:p>
    <w:p w14:paraId="69D4B7A5" w14:textId="77777777" w:rsidR="00A7505F" w:rsidRDefault="00A7505F" w:rsidP="00A7505F">
      <w:bookmarkStart w:id="93" w:name="DR_7e587dee15b0b174574aaeaeb4d9_b"/>
      <w:bookmarkEnd w:id="92"/>
      <w:r>
        <w:rPr>
          <w:rFonts w:hint="eastAsia"/>
        </w:rPr>
        <w:t>正文内容依照数据源给定的顺序排列。对于增加、删除或移动章节的操作，需要考虑后续章节编号、题注序列与交叉引用。当前实验先记录这些操作的回退行为，不把局部段落替换成功推广到任意文档结构修改。</w:t>
      </w:r>
    </w:p>
    <w:p w14:paraId="38741850" w14:textId="77777777" w:rsidR="00A7505F" w:rsidRDefault="00A7505F" w:rsidP="00A7505F">
      <w:bookmarkStart w:id="94" w:name="DR_a984f4f266250f5fc9ec3edd65c8_b"/>
      <w:bookmarkEnd w:id="93"/>
      <w:r>
        <w:rPr>
          <w:rFonts w:hint="eastAsia"/>
        </w:rPr>
        <w:t>模板提供默认字体、段落间距和页眉页脚。模板或布局规则变化时，过去生成的文档不能直接当作新规则的结果，必须重新执行全量生成。普通内容修改与版式变化分别记录，避免把不同工作量的耗时放在一起比较。</w:t>
      </w:r>
    </w:p>
    <w:p w14:paraId="0FFB3215" w14:textId="77777777" w:rsidR="00A7505F" w:rsidRDefault="00A7505F" w:rsidP="00A7505F">
      <w:bookmarkStart w:id="95" w:name="DR_a89677340b041dbcc4383d688b0f_b"/>
      <w:bookmarkEnd w:id="94"/>
      <w:r>
        <w:rPr>
          <w:rFonts w:hint="eastAsia"/>
        </w:rPr>
        <w:t>每次试验都写入新的输出目录，上一版文档与输入文件保持不变。生成过程记录每一阶段的耗时，并在</w:t>
      </w:r>
      <w:proofErr w:type="gramStart"/>
      <w:r>
        <w:rPr>
          <w:rFonts w:hint="eastAsia"/>
        </w:rPr>
        <w:t>保存重</w:t>
      </w:r>
      <w:proofErr w:type="gramEnd"/>
      <w:r>
        <w:rPr>
          <w:rFonts w:hint="eastAsia"/>
        </w:rPr>
        <w:t>开后核对内容、公式编号、表格数据和图片，最后检查完整</w:t>
      </w:r>
      <w:r>
        <w:rPr>
          <w:rFonts w:hint="eastAsia"/>
        </w:rPr>
        <w:t xml:space="preserve"> PDF </w:t>
      </w:r>
      <w:r>
        <w:rPr>
          <w:rFonts w:hint="eastAsia"/>
        </w:rPr>
        <w:t>的显示。</w:t>
      </w:r>
    </w:p>
    <w:p w14:paraId="17D6B85D" w14:textId="77777777" w:rsidR="00A7505F" w:rsidRDefault="00A7505F" w:rsidP="00A7505F">
      <w:bookmarkStart w:id="96" w:name="DR_02f109f022851af4eeef37472646_b"/>
      <w:bookmarkEnd w:id="95"/>
      <w:r>
        <w:rPr>
          <w:rFonts w:hint="eastAsia"/>
        </w:rPr>
        <w:t>性能数据只代表当前测试稿与本机环境。首次运行和后续连续运行分别保存，比较时说明是否包含启动</w:t>
      </w:r>
      <w:r>
        <w:rPr>
          <w:rFonts w:hint="eastAsia"/>
        </w:rPr>
        <w:t xml:space="preserve"> Word</w:t>
      </w:r>
      <w:r>
        <w:rPr>
          <w:rFonts w:hint="eastAsia"/>
        </w:rPr>
        <w:t>、更新目录和导出</w:t>
      </w:r>
      <w:r>
        <w:rPr>
          <w:rFonts w:hint="eastAsia"/>
        </w:rPr>
        <w:t xml:space="preserve"> PDF</w:t>
      </w:r>
      <w:r>
        <w:rPr>
          <w:rFonts w:hint="eastAsia"/>
        </w:rPr>
        <w:t>。页面检查与机器检查独立记录，不能用一次</w:t>
      </w:r>
      <w:r>
        <w:rPr>
          <w:rFonts w:hint="eastAsia"/>
        </w:rPr>
        <w:t xml:space="preserve"> API </w:t>
      </w:r>
      <w:r>
        <w:rPr>
          <w:rFonts w:hint="eastAsia"/>
        </w:rPr>
        <w:t>成功代表文档显示正确。</w:t>
      </w:r>
    </w:p>
    <w:bookmarkEnd w:id="96"/>
    <w:p w14:paraId="79281FF4" w14:textId="236B835B" w:rsidR="00A7505F" w:rsidRDefault="00A7505F">
      <w:pPr>
        <w:spacing w:after="160" w:line="259" w:lineRule="auto"/>
        <w:ind w:firstLine="0"/>
      </w:pPr>
      <w:r>
        <w:br w:type="page"/>
      </w:r>
    </w:p>
    <w:p w14:paraId="1FFDD1E2" w14:textId="77777777" w:rsidR="00A7505F" w:rsidRDefault="00A7505F" w:rsidP="00A7505F">
      <w:pPr>
        <w:pStyle w:val="1"/>
      </w:pPr>
      <w:bookmarkStart w:id="97" w:name="DR_7f1749840ed361248e86132500a2_t"/>
      <w:bookmarkStart w:id="98" w:name="_Toc242619486"/>
      <w:r>
        <w:rPr>
          <w:rFonts w:hint="eastAsia"/>
        </w:rPr>
        <w:lastRenderedPageBreak/>
        <w:t>保留章节</w:t>
      </w:r>
      <w:r>
        <w:rPr>
          <w:rFonts w:hint="eastAsia"/>
        </w:rPr>
        <w:t xml:space="preserve"> 8</w:t>
      </w:r>
      <w:bookmarkEnd w:id="97"/>
      <w:bookmarkEnd w:id="98"/>
    </w:p>
    <w:p w14:paraId="5A56E9D1" w14:textId="77777777" w:rsidR="00A7505F" w:rsidRDefault="00A7505F" w:rsidP="00A7505F">
      <w:bookmarkStart w:id="99" w:name="DR_0923ef7e6035b871ea5a8cb46c2d_b"/>
      <w:r>
        <w:rPr>
          <w:rFonts w:hint="eastAsia"/>
        </w:rPr>
        <w:t>第</w:t>
      </w:r>
      <w:r>
        <w:rPr>
          <w:rFonts w:hint="eastAsia"/>
        </w:rPr>
        <w:t xml:space="preserve"> 8 </w:t>
      </w:r>
      <w:r>
        <w:rPr>
          <w:rFonts w:hint="eastAsia"/>
        </w:rPr>
        <w:t>章用于观察前文变更是否影响后续分页、页眉和编号。本段在局部更新实验中保持不变。</w:t>
      </w:r>
    </w:p>
    <w:p w14:paraId="7A88C1F6" w14:textId="71B3895A" w:rsidR="00A7505F" w:rsidRDefault="00A7505F" w:rsidP="00A7505F">
      <w:bookmarkStart w:id="100" w:name="DR_b6794d88a6e979eee3b177905ad2_b"/>
      <w:bookmarkEnd w:id="99"/>
      <w:r>
        <w:rPr>
          <w:rFonts w:hint="eastAsia"/>
        </w:rPr>
        <w:t>跨章节引用：式（</w:t>
      </w:r>
      <w:r>
        <w:fldChar w:fldCharType="begin"/>
      </w:r>
      <w:r w:rsidRPr="00A7505F">
        <w:instrText xml:space="preserve"> </w:instrText>
      </w:r>
      <w:r w:rsidRPr="00A7505F">
        <w:rPr>
          <w:rFonts w:hint="eastAsia"/>
        </w:rPr>
        <w:instrText>REF DR_f9cd45bd8852ca66d7e672693774_n \h \* CHARFORMAT</w:instrText>
      </w:r>
      <w:r w:rsidRPr="00A7505F">
        <w:instrText xml:space="preserve"> </w:instrText>
      </w:r>
      <w:r>
        <w:fldChar w:fldCharType="separate"/>
      </w:r>
      <w:r w:rsidR="009C566F">
        <w:t>1-1</w:t>
      </w:r>
      <w:r>
        <w:fldChar w:fldCharType="end"/>
      </w:r>
      <w:r>
        <w:rPr>
          <w:rFonts w:hint="eastAsia"/>
        </w:rPr>
        <w:t>），以及表</w:t>
      </w:r>
      <w:r>
        <w:rPr>
          <w:rFonts w:hint="eastAsia"/>
        </w:rPr>
        <w:t xml:space="preserve"> </w:t>
      </w:r>
      <w:r>
        <w:fldChar w:fldCharType="begin"/>
      </w:r>
      <w:r w:rsidRPr="00A7505F">
        <w:instrText xml:space="preserve"> </w:instrText>
      </w:r>
      <w:r w:rsidRPr="00A7505F">
        <w:rPr>
          <w:rFonts w:hint="eastAsia"/>
        </w:rPr>
        <w:instrText>REF DR_9c79c3fef63d8f010d6e210f5772_n \h \* CHARFORMAT</w:instrText>
      </w:r>
      <w:r w:rsidRPr="00A7505F">
        <w:instrText xml:space="preserve"> </w:instrText>
      </w:r>
      <w:r>
        <w:fldChar w:fldCharType="separate"/>
      </w:r>
      <w:r w:rsidR="009C566F">
        <w:t>1</w:t>
      </w:r>
      <w:r>
        <w:fldChar w:fldCharType="end"/>
      </w:r>
      <w:r>
        <w:rPr>
          <w:rFonts w:hint="eastAsia"/>
        </w:rPr>
        <w:t>。</w:t>
      </w:r>
    </w:p>
    <w:p w14:paraId="0FB94FE5" w14:textId="77777777" w:rsidR="00A7505F" w:rsidRDefault="00A7505F" w:rsidP="00A7505F">
      <w:bookmarkStart w:id="101" w:name="DR_a845aab7c2762348ebcac39d98d8_b"/>
      <w:bookmarkEnd w:id="100"/>
      <w:r>
        <w:rPr>
          <w:rFonts w:hint="eastAsia"/>
        </w:rPr>
        <w:t>本实验以报告中的稳定标识定位内容。段落、表格与公式各自拥有独立标识，修改文字时保留标识，新增对象才分配新标识。页码属于排版结果，不能用来判断逻辑对象是否发生变化。</w:t>
      </w:r>
    </w:p>
    <w:p w14:paraId="0CE480F9" w14:textId="77777777" w:rsidR="00A7505F" w:rsidRDefault="00A7505F" w:rsidP="00A7505F">
      <w:bookmarkStart w:id="102" w:name="DR_b21fd381c9cd792b7e413d2d4ece_b"/>
      <w:bookmarkEnd w:id="101"/>
      <w:r>
        <w:rPr>
          <w:rFonts w:hint="eastAsia"/>
        </w:rPr>
        <w:t>未发生变化的内容保留在上一版文档副本中，包括图片、公式和相邻段落。保存新版本以后检查原始资源的字节、</w:t>
      </w:r>
      <w:proofErr w:type="gramStart"/>
      <w:r>
        <w:rPr>
          <w:rFonts w:hint="eastAsia"/>
        </w:rPr>
        <w:t>公式读回结果</w:t>
      </w:r>
      <w:proofErr w:type="gramEnd"/>
      <w:r>
        <w:rPr>
          <w:rFonts w:hint="eastAsia"/>
        </w:rPr>
        <w:t>以及引用关系，以判断这次更新有没有改变本来不应改变的对象。</w:t>
      </w:r>
    </w:p>
    <w:p w14:paraId="39408A4F" w14:textId="77777777" w:rsidR="00A7505F" w:rsidRDefault="00A7505F" w:rsidP="00A7505F">
      <w:bookmarkStart w:id="103" w:name="DR_6170ae810e08f19dfeb36b745dbf_b"/>
      <w:bookmarkEnd w:id="102"/>
      <w:r>
        <w:rPr>
          <w:rFonts w:hint="eastAsia"/>
        </w:rPr>
        <w:t>正文内容依照数据源给定的顺序排列。对于增加、删除或移动章节的操作，需要考虑后续章节编号、题注序列与交叉引用。当前实验先记录这些操作的回退行为，不把局部段落替换成功推广到任意文档结构修改。</w:t>
      </w:r>
    </w:p>
    <w:p w14:paraId="2C82CCE9" w14:textId="77777777" w:rsidR="00A7505F" w:rsidRDefault="00A7505F" w:rsidP="00A7505F">
      <w:bookmarkStart w:id="104" w:name="DR_3280a1d21a0aaced39da89fb399a_b"/>
      <w:bookmarkEnd w:id="103"/>
      <w:r>
        <w:rPr>
          <w:rFonts w:hint="eastAsia"/>
        </w:rPr>
        <w:t>模板提供默认字体、段落间距和页眉页脚。模板或布局规则变化时，过去生成的文档不能直接当作新规则的结果，必须重新执行全量生成。普通内容修改与版式变化分别记录，避免把不同工作量的耗时放在一起比较。</w:t>
      </w:r>
    </w:p>
    <w:p w14:paraId="4767632C" w14:textId="77777777" w:rsidR="00A7505F" w:rsidRDefault="00A7505F" w:rsidP="00A7505F">
      <w:bookmarkStart w:id="105" w:name="DR_accab8a2baad99027dcefea989e1_b"/>
      <w:bookmarkEnd w:id="104"/>
      <w:r>
        <w:rPr>
          <w:rFonts w:hint="eastAsia"/>
        </w:rPr>
        <w:t>每次试验都写入新的输出目录，上一版文档与输入文件保持不变。生成过程记录每一阶段的耗时，并在</w:t>
      </w:r>
      <w:proofErr w:type="gramStart"/>
      <w:r>
        <w:rPr>
          <w:rFonts w:hint="eastAsia"/>
        </w:rPr>
        <w:t>保存重</w:t>
      </w:r>
      <w:proofErr w:type="gramEnd"/>
      <w:r>
        <w:rPr>
          <w:rFonts w:hint="eastAsia"/>
        </w:rPr>
        <w:t>开后核对内容、公式编号、表格数据和图片，最后检查完整</w:t>
      </w:r>
      <w:r>
        <w:rPr>
          <w:rFonts w:hint="eastAsia"/>
        </w:rPr>
        <w:t xml:space="preserve"> PDF </w:t>
      </w:r>
      <w:r>
        <w:rPr>
          <w:rFonts w:hint="eastAsia"/>
        </w:rPr>
        <w:t>的显示。</w:t>
      </w:r>
    </w:p>
    <w:p w14:paraId="1318916B" w14:textId="77777777" w:rsidR="00A7505F" w:rsidRDefault="00A7505F" w:rsidP="00A7505F">
      <w:bookmarkStart w:id="106" w:name="DR_7463355322ea433fb8206a8e903e_b"/>
      <w:bookmarkEnd w:id="105"/>
      <w:r>
        <w:rPr>
          <w:rFonts w:hint="eastAsia"/>
        </w:rPr>
        <w:t>性能数据只代表当前测试稿与本机环境。首次运行和后续连续运行分别保存，比较时说明是否包含启动</w:t>
      </w:r>
      <w:r>
        <w:rPr>
          <w:rFonts w:hint="eastAsia"/>
        </w:rPr>
        <w:t xml:space="preserve"> Word</w:t>
      </w:r>
      <w:r>
        <w:rPr>
          <w:rFonts w:hint="eastAsia"/>
        </w:rPr>
        <w:t>、更新目录和导出</w:t>
      </w:r>
      <w:r>
        <w:rPr>
          <w:rFonts w:hint="eastAsia"/>
        </w:rPr>
        <w:t xml:space="preserve"> PDF</w:t>
      </w:r>
      <w:r>
        <w:rPr>
          <w:rFonts w:hint="eastAsia"/>
        </w:rPr>
        <w:t>。页面检查与机器检查独立记录，不能用一次</w:t>
      </w:r>
      <w:r>
        <w:rPr>
          <w:rFonts w:hint="eastAsia"/>
        </w:rPr>
        <w:t xml:space="preserve"> API </w:t>
      </w:r>
      <w:r>
        <w:rPr>
          <w:rFonts w:hint="eastAsia"/>
        </w:rPr>
        <w:t>成功代表文档显示正确。</w:t>
      </w:r>
    </w:p>
    <w:bookmarkEnd w:id="106"/>
    <w:p w14:paraId="6E9AFD0B" w14:textId="64545A49" w:rsidR="00A46F3C" w:rsidRDefault="00A46F3C"/>
    <w:sectPr w:rsidR="00A46F3C" w:rsidSect="005563BD">
      <w:headerReference w:type="default" r:id="rId15"/>
      <w:footerReference w:type="default" r:id="rId16"/>
      <w:pgSz w:w="11906" w:h="16838"/>
      <w:pgMar w:top="1417" w:right="1417" w:bottom="1417" w:left="1417" w:header="709" w:footer="709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F61935" w14:textId="77777777" w:rsidR="005C0869" w:rsidRDefault="005C0869" w:rsidP="005563BD">
      <w:pPr>
        <w:spacing w:after="0" w:line="240" w:lineRule="auto"/>
      </w:pPr>
      <w:r>
        <w:separator/>
      </w:r>
    </w:p>
  </w:endnote>
  <w:endnote w:type="continuationSeparator" w:id="0">
    <w:p w14:paraId="52779583" w14:textId="77777777" w:rsidR="005C0869" w:rsidRDefault="005C0869" w:rsidP="005563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D7E484" w14:textId="77777777" w:rsidR="005563BD" w:rsidRPr="005563BD" w:rsidRDefault="005563BD" w:rsidP="005563BD">
    <w:pPr>
      <w:pStyle w:val="a7"/>
    </w:pP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92904E" w14:textId="77777777" w:rsidR="005563BD" w:rsidRPr="005563BD" w:rsidRDefault="005563BD" w:rsidP="005563BD">
    <w:pPr>
      <w:pStyle w:val="a7"/>
    </w:pP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5D494E" w14:textId="77777777" w:rsidR="005C0869" w:rsidRDefault="005C0869" w:rsidP="005563BD">
      <w:pPr>
        <w:spacing w:after="0" w:line="240" w:lineRule="auto"/>
      </w:pPr>
      <w:r>
        <w:separator/>
      </w:r>
    </w:p>
  </w:footnote>
  <w:footnote w:type="continuationSeparator" w:id="0">
    <w:p w14:paraId="614D4394" w14:textId="77777777" w:rsidR="005C0869" w:rsidRDefault="005C0869" w:rsidP="005563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C0BF2F" w14:textId="59E730CD" w:rsidR="005563BD" w:rsidRDefault="00A7505F">
    <w:pPr>
      <w:pStyle w:val="a5"/>
    </w:pPr>
    <w:r>
      <w:rPr>
        <w:rFonts w:hint="eastAsia"/>
      </w:rPr>
      <w:t>增量写入实验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159D32" w14:textId="09144BA4" w:rsidR="005563BD" w:rsidRDefault="00A7505F">
    <w:pPr>
      <w:pStyle w:val="a5"/>
    </w:pPr>
    <w:r>
      <w:rPr>
        <w:rFonts w:hint="eastAsia"/>
      </w:rPr>
      <w:t>增量写入实验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DB19D3"/>
    <w:multiLevelType w:val="singleLevel"/>
    <w:tmpl w:val="9E8C0B34"/>
    <w:name w:val="ReportBullets"/>
    <w:lvl w:ilvl="0">
      <w:start w:val="1"/>
      <w:numFmt w:val="bullet"/>
      <w:pStyle w:val="ReportBullet"/>
      <w:lvlText w:val="•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23E13671"/>
    <w:multiLevelType w:val="singleLevel"/>
    <w:tmpl w:val="D4BCD9EA"/>
    <w:name w:val="ReportNumbers"/>
    <w:lvl w:ilvl="0">
      <w:start w:val="1"/>
      <w:numFmt w:val="decimal"/>
      <w:pStyle w:val="Repor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7CE661FA"/>
    <w:multiLevelType w:val="multilevel"/>
    <w:tmpl w:val="BEC06D8C"/>
    <w:name w:val="ReportHeadings"/>
    <w:lvl w:ilvl="0">
      <w:start w:val="1"/>
      <w:numFmt w:val="decimal"/>
      <w:lvlRestart w:val="0"/>
      <w:pStyle w:val="1"/>
      <w:suff w:val="space"/>
      <w:lvlText w:val="%1"/>
      <w:lvlJc w:val="left"/>
      <w:pPr>
        <w:ind w:left="0" w:firstLine="0"/>
      </w:pPr>
    </w:lvl>
    <w:lvl w:ilvl="1">
      <w:start w:val="1"/>
      <w:numFmt w:val="decimal"/>
      <w:pStyle w:val="2"/>
      <w:suff w:val="space"/>
      <w:lvlText w:val="%1.%2"/>
      <w:lvlJc w:val="left"/>
      <w:pPr>
        <w:ind w:left="0" w:firstLine="0"/>
      </w:pPr>
    </w:lvl>
    <w:lvl w:ilvl="2">
      <w:start w:val="1"/>
      <w:numFmt w:val="decimal"/>
      <w:pStyle w:val="3"/>
      <w:suff w:val="space"/>
      <w:lvlText w:val="%1.%2.%3"/>
      <w:lvlJc w:val="left"/>
      <w:pPr>
        <w:ind w:left="0" w:firstLine="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godamericatb14">
    <w15:presenceInfo w15:providerId="None" w15:userId="godamericatb1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attachedTemplate r:id="rId1"/>
  <w:trackRevisions/>
  <w:documentProtection w:edit="trackedChanges" w:enforcement="1" w:cryptProviderType="rsaAES" w:cryptAlgorithmClass="hash" w:cryptAlgorithmType="typeAny" w:cryptAlgorithmSid="14" w:cryptSpinCount="100000" w:hash="CQPaidOcTg5PQiYcDOZL1rtjeU0JD2juwrPyQTOBAQwGuwaPTRLjSJPcdHMgUpaPxjCUX5f90B2yrmAqOXAX/Q==" w:salt="BX7pVONb4imHE1a5LmB0aA==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05F"/>
    <w:rsid w:val="005563BD"/>
    <w:rsid w:val="005C0869"/>
    <w:rsid w:val="009C566F"/>
    <w:rsid w:val="00A045B8"/>
    <w:rsid w:val="00A46F3C"/>
    <w:rsid w:val="00A7505F"/>
    <w:rsid w:val="00B301C6"/>
    <w:rsid w:val="00B355C8"/>
    <w:rsid w:val="00BC6DA6"/>
    <w:rsid w:val="00CD6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4E5223F"/>
  <w15:chartTrackingRefBased/>
  <w15:docId w15:val="{055FA3B1-FADD-4260-BF70-EDAC82518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20" w:line="360" w:lineRule="auto"/>
      <w:ind w:firstLine="480"/>
    </w:pPr>
    <w:rPr>
      <w:rFonts w:ascii="Times New Roman" w:eastAsia="SimSun" w:hAnsi="Times New Roman" w:cs="Times New Roman"/>
      <w:color w:val="000000"/>
      <w:sz w:val="24"/>
    </w:rPr>
  </w:style>
  <w:style w:type="paragraph" w:styleId="1">
    <w:name w:val="heading 1"/>
    <w:basedOn w:val="a"/>
    <w:next w:val="a"/>
    <w:link w:val="10"/>
    <w:uiPriority w:val="9"/>
    <w:qFormat/>
    <w:rsid w:val="005563BD"/>
    <w:pPr>
      <w:keepNext/>
      <w:numPr>
        <w:numId w:val="1"/>
      </w:numPr>
      <w:spacing w:before="200"/>
      <w:outlineLvl w:val="0"/>
    </w:pPr>
    <w:rPr>
      <w:rFonts w:eastAsia="SimHei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63BD"/>
    <w:pPr>
      <w:keepNext/>
      <w:numPr>
        <w:ilvl w:val="1"/>
        <w:numId w:val="1"/>
      </w:numPr>
      <w:spacing w:before="120"/>
      <w:outlineLvl w:val="1"/>
    </w:pPr>
    <w:rPr>
      <w:rFonts w:eastAsia="SimHei"/>
      <w:sz w:val="28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63BD"/>
    <w:pPr>
      <w:keepNext/>
      <w:numPr>
        <w:ilvl w:val="2"/>
        <w:numId w:val="1"/>
      </w:numPr>
      <w:spacing w:before="120"/>
      <w:outlineLvl w:val="2"/>
    </w:pPr>
    <w:rPr>
      <w:rFonts w:eastAsia="SimHei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563BD"/>
    <w:rPr>
      <w:rFonts w:ascii="Times New Roman" w:eastAsia="SimHei" w:hAnsi="Times New Roman" w:cs="Times New Roman"/>
      <w:color w:val="000000"/>
      <w:sz w:val="32"/>
      <w:szCs w:val="32"/>
    </w:rPr>
  </w:style>
  <w:style w:type="character" w:customStyle="1" w:styleId="20">
    <w:name w:val="标题 2 字符"/>
    <w:basedOn w:val="a0"/>
    <w:link w:val="2"/>
    <w:uiPriority w:val="9"/>
    <w:semiHidden/>
    <w:rsid w:val="005563BD"/>
    <w:rPr>
      <w:rFonts w:ascii="Times New Roman" w:eastAsia="SimHei" w:hAnsi="Times New Roman" w:cs="Times New Roman"/>
      <w:color w:val="000000"/>
      <w:sz w:val="28"/>
      <w:szCs w:val="26"/>
    </w:rPr>
  </w:style>
  <w:style w:type="character" w:customStyle="1" w:styleId="30">
    <w:name w:val="标题 3 字符"/>
    <w:basedOn w:val="a0"/>
    <w:link w:val="3"/>
    <w:uiPriority w:val="9"/>
    <w:semiHidden/>
    <w:rsid w:val="005563BD"/>
    <w:rPr>
      <w:rFonts w:ascii="Times New Roman" w:eastAsia="SimHei" w:hAnsi="Times New Roman" w:cs="Times New Roman"/>
      <w:color w:val="000000"/>
      <w:sz w:val="24"/>
      <w:szCs w:val="24"/>
    </w:rPr>
  </w:style>
  <w:style w:type="paragraph" w:styleId="a3">
    <w:name w:val="Title"/>
    <w:basedOn w:val="a"/>
    <w:next w:val="a"/>
    <w:link w:val="a4"/>
    <w:uiPriority w:val="10"/>
    <w:qFormat/>
    <w:rsid w:val="005563BD"/>
    <w:pPr>
      <w:spacing w:before="2000" w:after="560"/>
      <w:ind w:firstLine="0"/>
      <w:contextualSpacing/>
      <w:jc w:val="center"/>
    </w:pPr>
    <w:rPr>
      <w:rFonts w:eastAsia="SimHe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563BD"/>
    <w:rPr>
      <w:rFonts w:ascii="Times New Roman" w:eastAsia="SimHei" w:hAnsi="Times New Roman" w:cs="Times New Roman"/>
      <w:color w:val="000000"/>
      <w:spacing w:val="-10"/>
      <w:kern w:val="28"/>
      <w:sz w:val="56"/>
      <w:szCs w:val="56"/>
    </w:rPr>
  </w:style>
  <w:style w:type="paragraph" w:customStyle="1" w:styleId="CoverProject">
    <w:name w:val="Cover Project"/>
    <w:basedOn w:val="a"/>
    <w:link w:val="CoverProject0"/>
    <w:rsid w:val="005563BD"/>
    <w:pPr>
      <w:spacing w:after="1200"/>
      <w:ind w:firstLine="0"/>
      <w:jc w:val="center"/>
    </w:pPr>
    <w:rPr>
      <w:rFonts w:eastAsia="SimHei"/>
      <w:sz w:val="36"/>
    </w:rPr>
  </w:style>
  <w:style w:type="character" w:customStyle="1" w:styleId="CoverProject0">
    <w:name w:val="Cover Project 字符"/>
    <w:basedOn w:val="a0"/>
    <w:link w:val="CoverProject"/>
    <w:rsid w:val="005563BD"/>
    <w:rPr>
      <w:rFonts w:ascii="Times New Roman" w:eastAsia="SimHei" w:hAnsi="Times New Roman" w:cs="Times New Roman"/>
      <w:color w:val="000000"/>
      <w:sz w:val="36"/>
    </w:rPr>
  </w:style>
  <w:style w:type="paragraph" w:customStyle="1" w:styleId="CoverMeta">
    <w:name w:val="Cover Meta"/>
    <w:basedOn w:val="a"/>
    <w:link w:val="CoverMeta0"/>
    <w:rsid w:val="005563BD"/>
    <w:pPr>
      <w:spacing w:after="240"/>
      <w:ind w:firstLine="0"/>
      <w:jc w:val="center"/>
    </w:pPr>
  </w:style>
  <w:style w:type="character" w:customStyle="1" w:styleId="CoverMeta0">
    <w:name w:val="Cover Meta 字符"/>
    <w:basedOn w:val="a0"/>
    <w:link w:val="CoverMeta"/>
    <w:rsid w:val="005563BD"/>
    <w:rPr>
      <w:rFonts w:ascii="Times New Roman" w:eastAsia="SimSun" w:hAnsi="Times New Roman" w:cs="Times New Roman"/>
      <w:color w:val="000000"/>
      <w:sz w:val="24"/>
    </w:rPr>
  </w:style>
  <w:style w:type="paragraph" w:customStyle="1" w:styleId="TOCTitle">
    <w:name w:val="TOC Title"/>
    <w:basedOn w:val="a"/>
    <w:link w:val="TOCTitle0"/>
    <w:rsid w:val="005563BD"/>
    <w:pPr>
      <w:spacing w:after="320"/>
      <w:ind w:firstLine="0"/>
      <w:jc w:val="center"/>
    </w:pPr>
    <w:rPr>
      <w:rFonts w:eastAsia="SimHei"/>
      <w:sz w:val="36"/>
    </w:rPr>
  </w:style>
  <w:style w:type="character" w:customStyle="1" w:styleId="TOCTitle0">
    <w:name w:val="TOC Title 字符"/>
    <w:basedOn w:val="a0"/>
    <w:link w:val="TOCTitle"/>
    <w:rsid w:val="005563BD"/>
    <w:rPr>
      <w:rFonts w:ascii="Times New Roman" w:eastAsia="SimHei" w:hAnsi="Times New Roman" w:cs="Times New Roman"/>
      <w:color w:val="000000"/>
      <w:sz w:val="36"/>
    </w:rPr>
  </w:style>
  <w:style w:type="paragraph" w:styleId="TOC1">
    <w:name w:val="toc 1"/>
    <w:basedOn w:val="a"/>
    <w:next w:val="a"/>
    <w:uiPriority w:val="39"/>
    <w:unhideWhenUsed/>
    <w:rsid w:val="005563BD"/>
    <w:pPr>
      <w:spacing w:after="100" w:line="240" w:lineRule="auto"/>
      <w:ind w:firstLine="0"/>
    </w:pPr>
    <w:rPr>
      <w:sz w:val="21"/>
    </w:rPr>
  </w:style>
  <w:style w:type="paragraph" w:styleId="TOC2">
    <w:name w:val="toc 2"/>
    <w:basedOn w:val="a"/>
    <w:next w:val="a"/>
    <w:uiPriority w:val="39"/>
    <w:semiHidden/>
    <w:unhideWhenUsed/>
    <w:rsid w:val="005563BD"/>
    <w:pPr>
      <w:spacing w:after="100" w:line="240" w:lineRule="auto"/>
      <w:ind w:left="280" w:firstLine="0"/>
    </w:pPr>
    <w:rPr>
      <w:sz w:val="21"/>
    </w:rPr>
  </w:style>
  <w:style w:type="paragraph" w:styleId="TOC3">
    <w:name w:val="toc 3"/>
    <w:basedOn w:val="a"/>
    <w:next w:val="a"/>
    <w:uiPriority w:val="39"/>
    <w:semiHidden/>
    <w:unhideWhenUsed/>
    <w:rsid w:val="005563BD"/>
    <w:pPr>
      <w:spacing w:after="100" w:line="240" w:lineRule="auto"/>
      <w:ind w:left="560" w:firstLine="0"/>
    </w:pPr>
    <w:rPr>
      <w:sz w:val="21"/>
    </w:rPr>
  </w:style>
  <w:style w:type="paragraph" w:styleId="a5">
    <w:name w:val="header"/>
    <w:basedOn w:val="a"/>
    <w:link w:val="a6"/>
    <w:uiPriority w:val="99"/>
    <w:unhideWhenUsed/>
    <w:rsid w:val="005563BD"/>
    <w:pPr>
      <w:tabs>
        <w:tab w:val="center" w:pos="4680"/>
        <w:tab w:val="right" w:pos="9360"/>
      </w:tabs>
      <w:spacing w:after="0" w:line="240" w:lineRule="auto"/>
      <w:ind w:firstLine="0"/>
      <w:jc w:val="right"/>
    </w:pPr>
    <w:rPr>
      <w:sz w:val="18"/>
    </w:rPr>
  </w:style>
  <w:style w:type="character" w:customStyle="1" w:styleId="a6">
    <w:name w:val="页眉 字符"/>
    <w:basedOn w:val="a0"/>
    <w:link w:val="a5"/>
    <w:uiPriority w:val="99"/>
    <w:rsid w:val="005563BD"/>
    <w:rPr>
      <w:rFonts w:ascii="Times New Roman" w:eastAsia="SimSun" w:hAnsi="Times New Roman" w:cs="Times New Roman"/>
      <w:color w:val="000000"/>
      <w:sz w:val="18"/>
    </w:rPr>
  </w:style>
  <w:style w:type="paragraph" w:styleId="a7">
    <w:name w:val="footer"/>
    <w:basedOn w:val="a"/>
    <w:link w:val="a8"/>
    <w:uiPriority w:val="99"/>
    <w:unhideWhenUsed/>
    <w:rsid w:val="005563BD"/>
    <w:pPr>
      <w:tabs>
        <w:tab w:val="center" w:pos="4680"/>
        <w:tab w:val="right" w:pos="9360"/>
      </w:tabs>
      <w:spacing w:after="0" w:line="240" w:lineRule="auto"/>
      <w:ind w:firstLine="0"/>
      <w:jc w:val="center"/>
    </w:pPr>
    <w:rPr>
      <w:sz w:val="18"/>
    </w:rPr>
  </w:style>
  <w:style w:type="character" w:customStyle="1" w:styleId="a8">
    <w:name w:val="页脚 字符"/>
    <w:basedOn w:val="a0"/>
    <w:link w:val="a7"/>
    <w:uiPriority w:val="99"/>
    <w:rsid w:val="005563BD"/>
    <w:rPr>
      <w:rFonts w:ascii="Times New Roman" w:eastAsia="SimSun" w:hAnsi="Times New Roman" w:cs="Times New Roman"/>
      <w:color w:val="000000"/>
      <w:sz w:val="18"/>
    </w:rPr>
  </w:style>
  <w:style w:type="paragraph" w:styleId="a9">
    <w:name w:val="caption"/>
    <w:basedOn w:val="a"/>
    <w:next w:val="a"/>
    <w:uiPriority w:val="35"/>
    <w:unhideWhenUsed/>
    <w:qFormat/>
    <w:rsid w:val="005563BD"/>
    <w:pPr>
      <w:spacing w:before="120" w:line="240" w:lineRule="auto"/>
      <w:ind w:firstLine="0"/>
      <w:jc w:val="center"/>
    </w:pPr>
    <w:rPr>
      <w:iCs/>
      <w:sz w:val="21"/>
      <w:szCs w:val="18"/>
    </w:rPr>
  </w:style>
  <w:style w:type="paragraph" w:customStyle="1" w:styleId="TableCaption">
    <w:name w:val="Table Caption"/>
    <w:basedOn w:val="a"/>
    <w:link w:val="TableCaption0"/>
    <w:rsid w:val="005563BD"/>
    <w:pPr>
      <w:keepNext/>
      <w:spacing w:before="120" w:line="240" w:lineRule="auto"/>
      <w:ind w:firstLine="0"/>
      <w:jc w:val="center"/>
    </w:pPr>
    <w:rPr>
      <w:sz w:val="21"/>
    </w:rPr>
  </w:style>
  <w:style w:type="character" w:customStyle="1" w:styleId="TableCaption0">
    <w:name w:val="Table Caption 字符"/>
    <w:basedOn w:val="a0"/>
    <w:link w:val="TableCaption"/>
    <w:rsid w:val="005563BD"/>
    <w:rPr>
      <w:rFonts w:ascii="Times New Roman" w:eastAsia="SimSun" w:hAnsi="Times New Roman" w:cs="Times New Roman"/>
      <w:color w:val="000000"/>
      <w:sz w:val="21"/>
    </w:rPr>
  </w:style>
  <w:style w:type="paragraph" w:customStyle="1" w:styleId="TableText">
    <w:name w:val="Table Text"/>
    <w:basedOn w:val="a"/>
    <w:link w:val="TableText0"/>
    <w:rsid w:val="005563BD"/>
    <w:pPr>
      <w:spacing w:after="0" w:line="240" w:lineRule="auto"/>
      <w:ind w:firstLine="0"/>
    </w:pPr>
    <w:rPr>
      <w:sz w:val="21"/>
    </w:rPr>
  </w:style>
  <w:style w:type="character" w:customStyle="1" w:styleId="TableText0">
    <w:name w:val="Table Text 字符"/>
    <w:basedOn w:val="a0"/>
    <w:link w:val="TableText"/>
    <w:rsid w:val="005563BD"/>
    <w:rPr>
      <w:rFonts w:ascii="Times New Roman" w:eastAsia="SimSun" w:hAnsi="Times New Roman" w:cs="Times New Roman"/>
      <w:color w:val="000000"/>
      <w:sz w:val="21"/>
    </w:rPr>
  </w:style>
  <w:style w:type="paragraph" w:customStyle="1" w:styleId="TableHeader">
    <w:name w:val="Table Header"/>
    <w:basedOn w:val="a"/>
    <w:link w:val="TableHeader0"/>
    <w:rsid w:val="005563BD"/>
    <w:pPr>
      <w:spacing w:after="0" w:line="240" w:lineRule="auto"/>
      <w:ind w:firstLine="0"/>
      <w:jc w:val="center"/>
    </w:pPr>
    <w:rPr>
      <w:b/>
      <w:sz w:val="21"/>
    </w:rPr>
  </w:style>
  <w:style w:type="character" w:customStyle="1" w:styleId="TableHeader0">
    <w:name w:val="Table Header 字符"/>
    <w:basedOn w:val="a0"/>
    <w:link w:val="TableHeader"/>
    <w:rsid w:val="005563BD"/>
    <w:rPr>
      <w:rFonts w:ascii="Times New Roman" w:eastAsia="SimSun" w:hAnsi="Times New Roman" w:cs="Times New Roman"/>
      <w:b/>
      <w:color w:val="000000"/>
      <w:sz w:val="21"/>
    </w:rPr>
  </w:style>
  <w:style w:type="paragraph" w:customStyle="1" w:styleId="Figure">
    <w:name w:val="Figure"/>
    <w:basedOn w:val="a"/>
    <w:link w:val="Figure0"/>
    <w:rsid w:val="005563BD"/>
    <w:pPr>
      <w:keepNext/>
      <w:spacing w:before="120" w:after="0" w:line="240" w:lineRule="auto"/>
      <w:ind w:firstLine="0"/>
      <w:jc w:val="center"/>
    </w:pPr>
  </w:style>
  <w:style w:type="character" w:customStyle="1" w:styleId="Figure0">
    <w:name w:val="Figure 字符"/>
    <w:basedOn w:val="a0"/>
    <w:link w:val="Figure"/>
    <w:rsid w:val="005563BD"/>
    <w:rPr>
      <w:rFonts w:ascii="Times New Roman" w:eastAsia="SimSun" w:hAnsi="Times New Roman" w:cs="Times New Roman"/>
      <w:color w:val="000000"/>
      <w:sz w:val="24"/>
    </w:rPr>
  </w:style>
  <w:style w:type="paragraph" w:customStyle="1" w:styleId="Equation">
    <w:name w:val="Equation"/>
    <w:basedOn w:val="a"/>
    <w:link w:val="Equation0"/>
    <w:rsid w:val="005563BD"/>
    <w:pPr>
      <w:keepLines/>
      <w:tabs>
        <w:tab w:val="center" w:pos="4535"/>
        <w:tab w:val="right" w:pos="9071"/>
      </w:tabs>
      <w:spacing w:before="120"/>
      <w:ind w:firstLine="0"/>
    </w:pPr>
  </w:style>
  <w:style w:type="character" w:customStyle="1" w:styleId="Equation0">
    <w:name w:val="Equation 字符"/>
    <w:basedOn w:val="a0"/>
    <w:link w:val="Equation"/>
    <w:rsid w:val="005563BD"/>
    <w:rPr>
      <w:rFonts w:ascii="Times New Roman" w:eastAsia="SimSun" w:hAnsi="Times New Roman" w:cs="Times New Roman"/>
      <w:color w:val="000000"/>
      <w:sz w:val="24"/>
    </w:rPr>
  </w:style>
  <w:style w:type="paragraph" w:customStyle="1" w:styleId="ReportNote">
    <w:name w:val="Report Note"/>
    <w:basedOn w:val="a"/>
    <w:link w:val="ReportNote0"/>
    <w:rsid w:val="005563BD"/>
    <w:pPr>
      <w:spacing w:line="240" w:lineRule="auto"/>
      <w:ind w:firstLine="0"/>
    </w:pPr>
    <w:rPr>
      <w:sz w:val="21"/>
    </w:rPr>
  </w:style>
  <w:style w:type="character" w:customStyle="1" w:styleId="ReportNote0">
    <w:name w:val="Report Note 字符"/>
    <w:basedOn w:val="a0"/>
    <w:link w:val="ReportNote"/>
    <w:rsid w:val="005563BD"/>
    <w:rPr>
      <w:rFonts w:ascii="Times New Roman" w:eastAsia="SimSun" w:hAnsi="Times New Roman" w:cs="Times New Roman"/>
      <w:color w:val="000000"/>
      <w:sz w:val="21"/>
    </w:rPr>
  </w:style>
  <w:style w:type="paragraph" w:customStyle="1" w:styleId="AppendixHeading">
    <w:name w:val="Appendix Heading"/>
    <w:basedOn w:val="a"/>
    <w:link w:val="AppendixHeading0"/>
    <w:rsid w:val="005563BD"/>
    <w:pPr>
      <w:keepNext/>
      <w:spacing w:before="200"/>
      <w:ind w:firstLine="0"/>
    </w:pPr>
    <w:rPr>
      <w:rFonts w:eastAsia="SimHei"/>
      <w:sz w:val="28"/>
    </w:rPr>
  </w:style>
  <w:style w:type="character" w:customStyle="1" w:styleId="AppendixHeading0">
    <w:name w:val="Appendix Heading 字符"/>
    <w:basedOn w:val="a0"/>
    <w:link w:val="AppendixHeading"/>
    <w:rsid w:val="005563BD"/>
    <w:rPr>
      <w:rFonts w:ascii="Times New Roman" w:eastAsia="SimHei" w:hAnsi="Times New Roman" w:cs="Times New Roman"/>
      <w:color w:val="000000"/>
      <w:sz w:val="28"/>
    </w:rPr>
  </w:style>
  <w:style w:type="paragraph" w:customStyle="1" w:styleId="ReportBullet">
    <w:name w:val="Report Bullet"/>
    <w:basedOn w:val="a"/>
    <w:link w:val="ReportBullet0"/>
    <w:rsid w:val="005563BD"/>
    <w:pPr>
      <w:numPr>
        <w:numId w:val="2"/>
      </w:numPr>
      <w:spacing w:after="80"/>
    </w:pPr>
  </w:style>
  <w:style w:type="character" w:customStyle="1" w:styleId="ReportBullet0">
    <w:name w:val="Report Bullet 字符"/>
    <w:basedOn w:val="a0"/>
    <w:link w:val="ReportBullet"/>
    <w:rsid w:val="005563BD"/>
    <w:rPr>
      <w:rFonts w:ascii="Times New Roman" w:eastAsia="SimSun" w:hAnsi="Times New Roman" w:cs="Times New Roman"/>
      <w:color w:val="000000"/>
      <w:sz w:val="24"/>
    </w:rPr>
  </w:style>
  <w:style w:type="paragraph" w:customStyle="1" w:styleId="ReportNumber">
    <w:name w:val="Report Number"/>
    <w:basedOn w:val="a"/>
    <w:link w:val="ReportNumber0"/>
    <w:rsid w:val="005563BD"/>
    <w:pPr>
      <w:numPr>
        <w:numId w:val="3"/>
      </w:numPr>
      <w:spacing w:after="80"/>
    </w:pPr>
  </w:style>
  <w:style w:type="character" w:customStyle="1" w:styleId="ReportNumber0">
    <w:name w:val="Report Number 字符"/>
    <w:basedOn w:val="a0"/>
    <w:link w:val="ReportNumber"/>
    <w:rsid w:val="005563BD"/>
    <w:rPr>
      <w:rFonts w:ascii="Times New Roman" w:eastAsia="SimSun" w:hAnsi="Times New Roman" w:cs="Times New Roman"/>
      <w:color w:val="000000"/>
      <w:sz w:val="24"/>
    </w:rPr>
  </w:style>
  <w:style w:type="paragraph" w:styleId="aa">
    <w:name w:val="footnote text"/>
    <w:basedOn w:val="a"/>
    <w:link w:val="ab"/>
    <w:uiPriority w:val="99"/>
    <w:semiHidden/>
    <w:unhideWhenUsed/>
    <w:rsid w:val="005563BD"/>
    <w:pPr>
      <w:spacing w:after="0" w:line="240" w:lineRule="auto"/>
      <w:ind w:firstLine="0"/>
    </w:pPr>
    <w:rPr>
      <w:sz w:val="18"/>
      <w:szCs w:val="20"/>
    </w:rPr>
  </w:style>
  <w:style w:type="character" w:customStyle="1" w:styleId="ab">
    <w:name w:val="脚注文本 字符"/>
    <w:basedOn w:val="a0"/>
    <w:link w:val="aa"/>
    <w:uiPriority w:val="99"/>
    <w:semiHidden/>
    <w:rsid w:val="005563BD"/>
    <w:rPr>
      <w:rFonts w:ascii="Times New Roman" w:eastAsia="SimSun" w:hAnsi="Times New Roman" w:cs="Times New Roman"/>
      <w:color w:val="000000"/>
      <w:sz w:val="18"/>
      <w:szCs w:val="20"/>
    </w:rPr>
  </w:style>
  <w:style w:type="character" w:styleId="ac">
    <w:name w:val="Placeholder Text"/>
    <w:basedOn w:val="a0"/>
    <w:uiPriority w:val="99"/>
    <w:semiHidden/>
    <w:rsid w:val="005563BD"/>
    <w:rPr>
      <w:color w:val="808080"/>
    </w:rPr>
  </w:style>
  <w:style w:type="character" w:styleId="ad">
    <w:name w:val="Hyperlink"/>
    <w:basedOn w:val="a0"/>
    <w:uiPriority w:val="99"/>
    <w:unhideWhenUsed/>
    <w:rsid w:val="009C566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3.wmf"/><Relationship Id="rId18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1.bin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1.wmf"/><Relationship Id="rId19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oleObject" Target="embeddings/oleObject2.bin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unitfolders\nb9zj-word-conversion-lab\word-conversion-lab\probes\2026-10-11-incremental-export\fixture\templat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61D7F80D6CB54A24919BD11C09D21E1E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FC7DED8D-6DD8-4B38-AECD-3C52ED3DB2F4}"/>
      </w:docPartPr>
      <w:docPartBody>
        <w:p w:rsidR="00281ED0" w:rsidRDefault="00281ED0">
          <w:pPr>
            <w:pStyle w:val="61D7F80D6CB54A24919BD11C09D21E1E"/>
          </w:pPr>
          <w:r w:rsidRPr="00C44190">
            <w:rPr>
              <w:rStyle w:val="a3"/>
              <w:rFonts w:hint="eastAsia"/>
            </w:rPr>
            <w:t>单击或点击此处输入文字。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ED0"/>
    <w:rsid w:val="00281ED0"/>
    <w:rsid w:val="00AF7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Pr>
      <w:color w:val="808080"/>
    </w:rPr>
  </w:style>
  <w:style w:type="paragraph" w:customStyle="1" w:styleId="61D7F80D6CB54A24919BD11C09D21E1E">
    <w:name w:val="61D7F80D6CB54A24919BD11C09D21E1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F2539B-4CB2-44A8-8D0D-3CE2502EEE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template.dotx</Template>
  <TotalTime>34</TotalTime>
  <Pages>10</Pages>
  <Words>907</Words>
  <Characters>5174</Characters>
  <Application>Microsoft Office Word</Application>
  <DocSecurity>0</DocSecurity>
  <Lines>43</Lines>
  <Paragraphs>12</Paragraphs>
  <ScaleCrop>false</ScaleCrop>
  <Company/>
  <LinksUpToDate>false</LinksUpToDate>
  <CharactersWithSpaces>6069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godamericatb14</dc:creator>
  <cp:keywords/>
  <dc:description/>
  <cp:lastModifiedBy>godamericatb14</cp:lastModifiedBy>
  <cp:revision>6</cp:revision>
  <dcterms:created xsi:type="dcterms:W3CDTF">2026-10-11T05:57:00Z</dcterms:created>
  <dcterms:modified xsi:type="dcterms:W3CDTF">2026-10-11T08:05:00Z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ReportReviewId">
    <vt:lpwstr>e654ca60-0ba0-41ed-a202-8840e9e16020</vt:lpwstr>
  </property>
</Properties>
</file>